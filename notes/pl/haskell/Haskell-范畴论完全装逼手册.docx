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5BDC" w:rsidRPr="002D3934" w:rsidRDefault="00835BDC" w:rsidP="00835BDC">
      <w:pPr>
        <w:widowControl/>
        <w:shd w:val="clear" w:color="auto" w:fill="FFFFFF"/>
        <w:spacing w:before="240" w:after="120"/>
        <w:jc w:val="center"/>
        <w:outlineLvl w:val="0"/>
        <w:rPr>
          <w:rFonts w:ascii="Helvetica" w:eastAsia="宋体" w:hAnsi="Helvetica" w:cs="Helvetica"/>
          <w:b/>
          <w:bCs/>
          <w:color w:val="000000" w:themeColor="text1"/>
          <w:kern w:val="36"/>
          <w:sz w:val="40"/>
          <w:szCs w:val="48"/>
        </w:rPr>
      </w:pPr>
      <w:r w:rsidRPr="002D3934">
        <w:rPr>
          <w:rFonts w:ascii="Helvetica" w:eastAsia="宋体" w:hAnsi="Helvetica" w:cs="Helvetica"/>
          <w:b/>
          <w:bCs/>
          <w:color w:val="000000" w:themeColor="text1"/>
          <w:kern w:val="36"/>
          <w:sz w:val="40"/>
          <w:szCs w:val="48"/>
        </w:rPr>
        <w:t>范畴论</w:t>
      </w:r>
      <w:proofErr w:type="gramStart"/>
      <w:r w:rsidRPr="002D3934">
        <w:rPr>
          <w:rFonts w:ascii="Helvetica" w:eastAsia="宋体" w:hAnsi="Helvetica" w:cs="Helvetica"/>
          <w:b/>
          <w:bCs/>
          <w:color w:val="000000" w:themeColor="text1"/>
          <w:kern w:val="36"/>
          <w:sz w:val="40"/>
          <w:szCs w:val="48"/>
        </w:rPr>
        <w:t>完全装逼手册</w:t>
      </w:r>
      <w:proofErr w:type="gramEnd"/>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很多人都不明白什么是</w:t>
      </w:r>
      <w:r w:rsidRPr="002D3934">
        <w:rPr>
          <w:rFonts w:ascii="Georgia" w:hAnsi="Georgia"/>
          <w:color w:val="000000" w:themeColor="text1"/>
          <w:sz w:val="22"/>
          <w:szCs w:val="27"/>
        </w:rPr>
        <w:t>Monad</w:t>
      </w:r>
      <w:r w:rsidRPr="002D3934">
        <w:rPr>
          <w:rFonts w:ascii="Georgia" w:hAnsi="Georgia"/>
          <w:color w:val="000000" w:themeColor="text1"/>
          <w:sz w:val="22"/>
          <w:szCs w:val="27"/>
        </w:rPr>
        <w:t>，并不是因为不会用，</w:t>
      </w:r>
      <w:proofErr w:type="gramStart"/>
      <w:r w:rsidRPr="002D3934">
        <w:rPr>
          <w:rFonts w:ascii="Georgia" w:hAnsi="Georgia"/>
          <w:color w:val="000000" w:themeColor="text1"/>
          <w:sz w:val="22"/>
          <w:szCs w:val="27"/>
        </w:rPr>
        <w:t>不</w:t>
      </w:r>
      <w:proofErr w:type="gramEnd"/>
      <w:r w:rsidRPr="002D3934">
        <w:rPr>
          <w:rFonts w:ascii="Georgia" w:hAnsi="Georgia"/>
          <w:color w:val="000000" w:themeColor="text1"/>
          <w:sz w:val="22"/>
          <w:szCs w:val="27"/>
        </w:rPr>
        <w:t>知觉可能就在用某种</w:t>
      </w:r>
      <w:r w:rsidRPr="002D3934">
        <w:rPr>
          <w:rFonts w:ascii="Georgia" w:hAnsi="Georgia"/>
          <w:color w:val="000000" w:themeColor="text1"/>
          <w:sz w:val="22"/>
          <w:szCs w:val="27"/>
        </w:rPr>
        <w:t xml:space="preserve"> monad</w:t>
      </w:r>
      <w:r w:rsidRPr="002D3934">
        <w:rPr>
          <w:rFonts w:ascii="Georgia" w:hAnsi="Georgia"/>
          <w:color w:val="000000" w:themeColor="text1"/>
          <w:sz w:val="22"/>
          <w:szCs w:val="27"/>
        </w:rPr>
        <w:t>。</w:t>
      </w:r>
      <w:r w:rsidRPr="002D3934">
        <w:rPr>
          <w:rFonts w:ascii="Georgia" w:hAnsi="Georgia"/>
          <w:color w:val="000000" w:themeColor="text1"/>
          <w:sz w:val="22"/>
          <w:szCs w:val="27"/>
        </w:rPr>
        <w:br/>
      </w:r>
      <w:r w:rsidRPr="002D3934">
        <w:rPr>
          <w:rFonts w:ascii="Georgia" w:hAnsi="Georgia"/>
          <w:color w:val="000000" w:themeColor="text1"/>
          <w:sz w:val="22"/>
          <w:szCs w:val="27"/>
        </w:rPr>
        <w:t>定义和使用起来其实不难，困惑的大多应该是后面的这堆理论</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范畴论。当然，我也没学过范畴论，只是</w:t>
      </w:r>
      <w:proofErr w:type="gramStart"/>
      <w:r w:rsidRPr="002D3934">
        <w:rPr>
          <w:rFonts w:ascii="Georgia" w:hAnsi="Georgia"/>
          <w:color w:val="000000" w:themeColor="text1"/>
          <w:sz w:val="22"/>
          <w:szCs w:val="27"/>
        </w:rPr>
        <w:t>略微看得懂写</w:t>
      </w:r>
      <w:proofErr w:type="gramEnd"/>
      <w:r w:rsidRPr="002D3934">
        <w:rPr>
          <w:rFonts w:ascii="Georgia" w:hAnsi="Georgia"/>
          <w:color w:val="000000" w:themeColor="text1"/>
          <w:sz w:val="22"/>
          <w:szCs w:val="27"/>
        </w:rPr>
        <w:t>Haskell</w:t>
      </w:r>
      <w:r w:rsidRPr="002D3934">
        <w:rPr>
          <w:rFonts w:ascii="Georgia" w:hAnsi="Georgia"/>
          <w:color w:val="000000" w:themeColor="text1"/>
          <w:sz w:val="22"/>
          <w:szCs w:val="27"/>
        </w:rPr>
        <w:t>罢了。</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我在书中</w:t>
      </w:r>
      <w:hyperlink r:id="rId5" w:history="1">
        <w:r w:rsidRPr="002D3934">
          <w:rPr>
            <w:rStyle w:val="a4"/>
            <w:rFonts w:ascii="Georgia" w:hAnsi="Georgia"/>
            <w:color w:val="000000" w:themeColor="text1"/>
            <w:sz w:val="22"/>
            <w:szCs w:val="27"/>
          </w:rPr>
          <w:t>写过一章</w:t>
        </w:r>
      </w:hyperlink>
      <w:r w:rsidRPr="002D3934">
        <w:rPr>
          <w:rFonts w:ascii="Georgia" w:hAnsi="Georgia"/>
          <w:color w:val="000000" w:themeColor="text1"/>
          <w:sz w:val="22"/>
          <w:szCs w:val="27"/>
        </w:rPr>
        <w:t>来解释，</w:t>
      </w:r>
      <w:proofErr w:type="gramStart"/>
      <w:r w:rsidRPr="002D3934">
        <w:rPr>
          <w:rFonts w:ascii="Georgia" w:hAnsi="Georgia"/>
          <w:color w:val="000000" w:themeColor="text1"/>
          <w:sz w:val="22"/>
          <w:szCs w:val="27"/>
        </w:rPr>
        <w:t>某人也</w:t>
      </w:r>
      <w:proofErr w:type="gramEnd"/>
      <w:r w:rsidRPr="002D3934">
        <w:rPr>
          <w:rFonts w:ascii="Georgia" w:hAnsi="Georgia"/>
          <w:color w:val="000000" w:themeColor="text1"/>
          <w:sz w:val="22"/>
          <w:szCs w:val="27"/>
        </w:rPr>
        <w:t>尝试过很</w:t>
      </w:r>
      <w:hyperlink r:id="rId6" w:history="1">
        <w:proofErr w:type="gramStart"/>
        <w:r w:rsidRPr="002D3934">
          <w:rPr>
            <w:rStyle w:val="a4"/>
            <w:rFonts w:ascii="Georgia" w:hAnsi="Georgia"/>
            <w:color w:val="000000" w:themeColor="text1"/>
            <w:sz w:val="22"/>
            <w:szCs w:val="27"/>
          </w:rPr>
          <w:t>写博客解释</w:t>
        </w:r>
        <w:proofErr w:type="gramEnd"/>
      </w:hyperlink>
      <w:r w:rsidRPr="002D3934">
        <w:rPr>
          <w:rFonts w:ascii="Georgia" w:hAnsi="Georgia"/>
          <w:color w:val="000000" w:themeColor="text1"/>
          <w:sz w:val="22"/>
          <w:szCs w:val="27"/>
        </w:rPr>
        <w:t>，比如为了降低门槛用</w:t>
      </w:r>
      <w:r w:rsidRPr="002D3934">
        <w:rPr>
          <w:rFonts w:ascii="Georgia" w:hAnsi="Georgia"/>
          <w:color w:val="000000" w:themeColor="text1"/>
          <w:sz w:val="22"/>
          <w:szCs w:val="27"/>
        </w:rPr>
        <w:t>JS</w:t>
      </w:r>
      <w:r w:rsidRPr="002D3934">
        <w:rPr>
          <w:rFonts w:ascii="Georgia" w:hAnsi="Georgia"/>
          <w:color w:val="000000" w:themeColor="text1"/>
          <w:sz w:val="22"/>
          <w:szCs w:val="27"/>
        </w:rPr>
        <w:t>来，那</w:t>
      </w:r>
      <w:r w:rsidRPr="002D3934">
        <w:rPr>
          <w:rFonts w:ascii="Georgia" w:hAnsi="Georgia"/>
          <w:color w:val="000000" w:themeColor="text1"/>
          <w:sz w:val="22"/>
          <w:szCs w:val="27"/>
        </w:rPr>
        <w:t>Haskell/Scala</w:t>
      </w:r>
      <w:r w:rsidRPr="002D3934">
        <w:rPr>
          <w:rFonts w:ascii="Georgia" w:hAnsi="Georgia"/>
          <w:color w:val="000000" w:themeColor="text1"/>
          <w:sz w:val="22"/>
          <w:szCs w:val="27"/>
        </w:rPr>
        <w:t>的人出来喷你们前端这些不懂函数式的渣渣乱搞出来的东西根本就不是</w:t>
      </w:r>
      <w:r w:rsidRPr="002D3934">
        <w:rPr>
          <w:rFonts w:ascii="Georgia" w:hAnsi="Georgia"/>
          <w:color w:val="000000" w:themeColor="text1"/>
          <w:sz w:val="22"/>
          <w:szCs w:val="27"/>
        </w:rPr>
        <w:t xml:space="preserve"> monad</w:t>
      </w:r>
      <w:r w:rsidRPr="002D3934">
        <w:rPr>
          <w:rFonts w:ascii="Georgia" w:hAnsi="Georgia"/>
          <w:color w:val="000000" w:themeColor="text1"/>
          <w:sz w:val="22"/>
          <w:szCs w:val="27"/>
        </w:rPr>
        <w: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我也画过</w:t>
      </w:r>
      <w:proofErr w:type="gramStart"/>
      <w:r w:rsidRPr="002D3934">
        <w:rPr>
          <w:rFonts w:ascii="Georgia" w:hAnsi="Georgia"/>
          <w:color w:val="000000" w:themeColor="text1"/>
          <w:sz w:val="22"/>
          <w:szCs w:val="27"/>
        </w:rPr>
        <w:t>一些图</w:t>
      </w:r>
      <w:proofErr w:type="gramEnd"/>
      <w:r w:rsidRPr="002D3934">
        <w:rPr>
          <w:rFonts w:ascii="Georgia" w:hAnsi="Georgia"/>
          <w:color w:val="000000" w:themeColor="text1"/>
          <w:sz w:val="22"/>
          <w:szCs w:val="27"/>
        </w:rPr>
        <w:t>来解释，又会被嫌弃画风不好。但是，作为灵魂画师，我只</w:t>
      </w:r>
      <w:r w:rsidRPr="002D3934">
        <w:rPr>
          <w:rStyle w:val="apple-converted-space"/>
          <w:rFonts w:ascii="Georgia" w:hAnsi="Georgia"/>
          <w:color w:val="000000" w:themeColor="text1"/>
          <w:sz w:val="22"/>
          <w:szCs w:val="27"/>
        </w:rPr>
        <w:t> </w:t>
      </w:r>
      <w:del w:id="0" w:author="Unknown">
        <w:r w:rsidRPr="002D3934">
          <w:rPr>
            <w:rFonts w:ascii="Georgia" w:hAnsi="Georgia"/>
            <w:color w:val="000000" w:themeColor="text1"/>
            <w:sz w:val="22"/>
            <w:szCs w:val="27"/>
          </w:rPr>
          <w:delText>是觉得自己萌萌的啊</w:delText>
        </w:r>
      </w:del>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在乎画的灵魂是否能够给你一点启发。好吧，讲这么学术的东西，还是用</w:t>
      </w:r>
      <w:r w:rsidRPr="002D3934">
        <w:rPr>
          <w:rFonts w:ascii="Georgia" w:hAnsi="Georgia"/>
          <w:color w:val="000000" w:themeColor="text1"/>
          <w:sz w:val="22"/>
          <w:szCs w:val="27"/>
        </w:rPr>
        <w:t>dot</w:t>
      </w:r>
      <w:r w:rsidRPr="002D3934">
        <w:rPr>
          <w:rFonts w:ascii="Georgia" w:hAnsi="Georgia"/>
          <w:color w:val="000000" w:themeColor="text1"/>
          <w:sz w:val="22"/>
          <w:szCs w:val="27"/>
        </w:rPr>
        <w:t>来画吧，看起来好正规呢。</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好了，安全带系好，我真的要开车了。为了</w:t>
      </w:r>
      <w:r w:rsidRPr="002D3934">
        <w:rPr>
          <w:rStyle w:val="apple-converted-space"/>
          <w:rFonts w:ascii="Georgia" w:hAnsi="Georgia"/>
          <w:color w:val="000000" w:themeColor="text1"/>
          <w:sz w:val="22"/>
          <w:szCs w:val="27"/>
        </w:rPr>
        <w:t> </w:t>
      </w:r>
      <w:del w:id="1" w:author="Unknown">
        <w:r w:rsidRPr="002D3934">
          <w:rPr>
            <w:rFonts w:ascii="Georgia" w:hAnsi="Georgia"/>
            <w:color w:val="000000" w:themeColor="text1"/>
            <w:sz w:val="22"/>
            <w:szCs w:val="27"/>
          </w:rPr>
          <w:delText>防止鄙视链顶端的语言用户们喷再嫌弃</w:delText>
        </w:r>
      </w:del>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解释的不到位，就用</w:t>
      </w:r>
      <w:r w:rsidRPr="002D3934">
        <w:rPr>
          <w:rFonts w:ascii="Georgia" w:hAnsi="Georgia"/>
          <w:color w:val="000000" w:themeColor="text1"/>
          <w:sz w:val="22"/>
          <w:szCs w:val="27"/>
        </w:rPr>
        <w:t xml:space="preserve"> Haskell </w:t>
      </w:r>
      <w:r w:rsidRPr="002D3934">
        <w:rPr>
          <w:rFonts w:ascii="Georgia" w:hAnsi="Georgia"/>
          <w:color w:val="000000" w:themeColor="text1"/>
          <w:sz w:val="22"/>
          <w:szCs w:val="27"/>
        </w:rPr>
        <w:t>好了（虽然</w:t>
      </w:r>
      <w:proofErr w:type="spellStart"/>
      <w:r w:rsidRPr="002D3934">
        <w:rPr>
          <w:rFonts w:ascii="Georgia" w:hAnsi="Georgia"/>
          <w:color w:val="000000" w:themeColor="text1"/>
          <w:sz w:val="22"/>
          <w:szCs w:val="27"/>
        </w:rPr>
        <w:t>haskell</w:t>
      </w:r>
      <w:proofErr w:type="spellEnd"/>
      <w:r w:rsidRPr="002D3934">
        <w:rPr>
          <w:rFonts w:ascii="Georgia" w:hAnsi="Georgia"/>
          <w:color w:val="000000" w:themeColor="text1"/>
          <w:sz w:val="22"/>
          <w:szCs w:val="27"/>
        </w:rPr>
        <w:t>也没到鄙视链顶），其实也不难解释清楚</w:t>
      </w:r>
      <w:del w:id="2" w:author="Unknown">
        <w:r w:rsidRPr="002D3934">
          <w:rPr>
            <w:rFonts w:ascii="Georgia" w:hAnsi="Georgia"/>
            <w:color w:val="000000" w:themeColor="text1"/>
            <w:sz w:val="22"/>
            <w:szCs w:val="27"/>
          </w:rPr>
          <w:delText>才怪</w:delText>
        </w:r>
      </w:del>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这里面很多</w:t>
      </w:r>
      <w:proofErr w:type="gramStart"/>
      <w:r w:rsidRPr="002D3934">
        <w:rPr>
          <w:rFonts w:ascii="Georgia" w:hAnsi="Georgia"/>
          <w:color w:val="000000" w:themeColor="text1"/>
          <w:sz w:val="22"/>
          <w:szCs w:val="27"/>
        </w:rPr>
        <w:t>很装逼</w:t>
      </w:r>
      <w:proofErr w:type="gramEnd"/>
      <w:r w:rsidRPr="002D3934">
        <w:rPr>
          <w:rFonts w:ascii="Georgia" w:hAnsi="Georgia"/>
          <w:color w:val="000000" w:themeColor="text1"/>
          <w:sz w:val="22"/>
          <w:szCs w:val="27"/>
        </w:rPr>
        <w:t>的单词，它们都是</w:t>
      </w:r>
      <w:r w:rsidRPr="002D3934">
        <w:rPr>
          <w:rStyle w:val="apple-converted-space"/>
          <w:rFonts w:ascii="Georgia" w:hAnsi="Georgia"/>
          <w:color w:val="000000" w:themeColor="text1"/>
          <w:sz w:val="22"/>
          <w:szCs w:val="27"/>
        </w:rPr>
        <w:t> </w:t>
      </w:r>
      <w:r w:rsidRPr="002D3934">
        <w:rPr>
          <w:rFonts w:ascii="Georgia" w:hAnsi="Georgia"/>
          <w:i/>
          <w:iCs/>
          <w:color w:val="000000" w:themeColor="text1"/>
          <w:sz w:val="22"/>
          <w:szCs w:val="27"/>
        </w:rPr>
        <w:t>斜体</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，就算没看懂，把这些词记住也足够</w:t>
      </w:r>
      <w:r w:rsidRPr="002D3934">
        <w:rPr>
          <w:rFonts w:ascii="Georgia" w:hAnsi="Georgia"/>
          <w:color w:val="000000" w:themeColor="text1"/>
          <w:sz w:val="22"/>
          <w:szCs w:val="27"/>
        </w:rPr>
        <w:ruby>
          <w:rubyPr>
            <w:rubyAlign w:val="distributeSpace"/>
            <w:hps w:val="27"/>
            <w:hpsRaise w:val="24"/>
            <w:hpsBaseText w:val="22"/>
            <w:lid w:val="zh-CN"/>
          </w:rubyPr>
          <w:rt>
            <w:r w:rsidR="00835BDC" w:rsidRPr="002D3934">
              <w:rPr>
                <w:rFonts w:ascii="Georgia" w:hAnsi="Georgia"/>
                <w:color w:val="000000" w:themeColor="text1"/>
                <w:sz w:val="22"/>
                <w:szCs w:val="27"/>
              </w:rPr>
              <w:t>买一阵子萌了</w:t>
            </w:r>
          </w:rt>
          <w:rubyBase>
            <w:r w:rsidR="00835BDC" w:rsidRPr="002D3934">
              <w:rPr>
                <w:rFonts w:ascii="Georgia" w:hAnsi="Georgia"/>
                <w:color w:val="000000" w:themeColor="text1"/>
                <w:sz w:val="22"/>
                <w:szCs w:val="27"/>
              </w:rPr>
              <w:t>装一阵子逼了</w:t>
            </w:r>
          </w:rubyBase>
        </w:ruby>
      </w:r>
      <w:r w:rsidRPr="002D3934">
        <w:rPr>
          <w:rFonts w:ascii="Georgia" w:hAnsi="Georgia"/>
          <w:color w:val="000000" w:themeColor="text1"/>
          <w:sz w:val="22"/>
          <w:szCs w:val="27"/>
        </w:rPr>
        <w:t>。</w:t>
      </w:r>
    </w:p>
    <w:p w:rsidR="00835BDC" w:rsidRPr="002D3934" w:rsidRDefault="00835BDC" w:rsidP="00835BDC">
      <w:pPr>
        <w:pStyle w:val="2"/>
        <w:shd w:val="clear" w:color="auto" w:fill="FFFFFF"/>
        <w:spacing w:before="240" w:after="120"/>
        <w:rPr>
          <w:rFonts w:ascii="Helvetica" w:hAnsi="Helvetica" w:cs="Helvetica"/>
          <w:color w:val="000000" w:themeColor="text1"/>
          <w:sz w:val="28"/>
          <w:szCs w:val="36"/>
        </w:rPr>
      </w:pPr>
      <w:r w:rsidRPr="002D3934">
        <w:rPr>
          <w:rFonts w:ascii="Helvetica" w:hAnsi="Helvetica" w:cs="Helvetica"/>
          <w:color w:val="000000" w:themeColor="text1"/>
          <w:sz w:val="24"/>
        </w:rPr>
        <w:t>第一部分：</w:t>
      </w:r>
      <w:r w:rsidRPr="002D3934">
        <w:rPr>
          <w:rFonts w:ascii="Helvetica" w:hAnsi="Helvetica" w:cs="Helvetica"/>
          <w:color w:val="000000" w:themeColor="text1"/>
          <w:sz w:val="24"/>
        </w:rPr>
        <w:ruby>
          <w:rubyPr>
            <w:rubyAlign w:val="distributeSpace"/>
            <w:hps w:val="36"/>
            <w:hpsRaise w:val="34"/>
            <w:hpsBaseText w:val="24"/>
            <w:lid w:val="zh-CN"/>
          </w:rubyPr>
          <w:rt>
            <w:r w:rsidR="00835BDC" w:rsidRPr="002D3934">
              <w:rPr>
                <w:rFonts w:ascii="Helvetica" w:hAnsi="Helvetica" w:cs="Helvetica"/>
                <w:color w:val="000000" w:themeColor="text1"/>
                <w:sz w:val="24"/>
              </w:rPr>
              <w:t>Catergory Theory</w:t>
            </w:r>
          </w:rt>
          <w:rubyBase>
            <w:r w:rsidR="00835BDC" w:rsidRPr="002D3934">
              <w:rPr>
                <w:rFonts w:ascii="Helvetica" w:hAnsi="Helvetica" w:cs="Helvetica"/>
                <w:color w:val="000000" w:themeColor="text1"/>
                <w:sz w:val="24"/>
              </w:rPr>
              <w:t>范畴论</w:t>
            </w:r>
          </w:rubyBase>
        </w:ruby>
      </w:r>
    </w:p>
    <w:p w:rsidR="00835BDC" w:rsidRPr="002D3934" w:rsidRDefault="00835BDC" w:rsidP="00835BDC">
      <w:pPr>
        <w:pStyle w:val="3"/>
        <w:shd w:val="clear" w:color="auto" w:fill="FFFFFF"/>
        <w:spacing w:before="240" w:after="120"/>
        <w:rPr>
          <w:rFonts w:ascii="Helvetica" w:hAnsi="Helvetica" w:cs="Helvetica"/>
          <w:color w:val="000000" w:themeColor="text1"/>
          <w:sz w:val="24"/>
        </w:rPr>
      </w:pPr>
      <w:r w:rsidRPr="002D3934">
        <w:rPr>
          <w:rFonts w:ascii="Helvetica" w:hAnsi="Helvetica" w:cs="Helvetica"/>
          <w:i/>
          <w:iCs/>
          <w:color w:val="000000" w:themeColor="text1"/>
          <w:sz w:val="24"/>
        </w:rPr>
        <w:t>Category</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一个</w:t>
      </w:r>
      <w:r w:rsidRPr="002D3934">
        <w:rPr>
          <w:rStyle w:val="apple-converted-space"/>
          <w:rFonts w:ascii="Georgia" w:hAnsi="Georgia"/>
          <w:color w:val="000000" w:themeColor="text1"/>
          <w:sz w:val="22"/>
          <w:szCs w:val="27"/>
        </w:rPr>
        <w:t> </w:t>
      </w:r>
      <w:r w:rsidRPr="002D3934">
        <w:rPr>
          <w:rFonts w:ascii="Georgia" w:hAnsi="Georgia"/>
          <w:i/>
          <w:iCs/>
          <w:color w:val="000000" w:themeColor="text1"/>
          <w:sz w:val="22"/>
          <w:szCs w:val="27"/>
        </w:rPr>
        <w:ruby>
          <w:rubyPr>
            <w:rubyAlign w:val="distributeSpace"/>
            <w:hps w:val="27"/>
            <w:hpsRaise w:val="24"/>
            <w:hpsBaseText w:val="22"/>
            <w:lid w:val="zh-CN"/>
          </w:rubyPr>
          <w:rt>
            <w:r w:rsidR="00835BDC" w:rsidRPr="002D3934">
              <w:rPr>
                <w:rFonts w:ascii="Georgia" w:hAnsi="Georgia"/>
                <w:i/>
                <w:iCs/>
                <w:color w:val="000000" w:themeColor="text1"/>
                <w:sz w:val="22"/>
                <w:szCs w:val="27"/>
              </w:rPr>
              <w:t>Category</w:t>
            </w:r>
          </w:rt>
          <w:rubyBase>
            <w:r w:rsidR="00835BDC" w:rsidRPr="002D3934">
              <w:rPr>
                <w:rFonts w:ascii="Georgia" w:hAnsi="Georgia"/>
                <w:i/>
                <w:iCs/>
                <w:color w:val="000000" w:themeColor="text1"/>
                <w:sz w:val="22"/>
                <w:szCs w:val="27"/>
              </w:rPr>
              <w:t>范畴</w:t>
            </w:r>
          </w:rubyBase>
        </w:ruby>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包含两个玩意</w:t>
      </w:r>
    </w:p>
    <w:p w:rsidR="00835BDC" w:rsidRPr="002D3934" w:rsidRDefault="00835BDC" w:rsidP="00835BDC">
      <w:pPr>
        <w:widowControl/>
        <w:numPr>
          <w:ilvl w:val="0"/>
          <w:numId w:val="1"/>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东西</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O</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w:t>
      </w:r>
      <w:r w:rsidRPr="002D3934">
        <w:rPr>
          <w:rFonts w:ascii="Georgia" w:hAnsi="Georgia"/>
          <w:color w:val="000000" w:themeColor="text1"/>
          <w:sz w:val="22"/>
          <w:szCs w:val="27"/>
        </w:rPr>
        <w:t>Object</w:t>
      </w:r>
      <w:r w:rsidRPr="002D3934">
        <w:rPr>
          <w:rFonts w:ascii="Georgia" w:hAnsi="Georgia"/>
          <w:color w:val="000000" w:themeColor="text1"/>
          <w:sz w:val="22"/>
          <w:szCs w:val="27"/>
        </w:rPr>
        <w:t>）</w:t>
      </w:r>
    </w:p>
    <w:p w:rsidR="00835BDC" w:rsidRPr="002D3934" w:rsidRDefault="00835BDC" w:rsidP="00835BDC">
      <w:pPr>
        <w:widowControl/>
        <w:numPr>
          <w:ilvl w:val="0"/>
          <w:numId w:val="1"/>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两个东西的关系，箭头</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~&gt;</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w:t>
      </w:r>
      <w:r w:rsidRPr="002D3934">
        <w:rPr>
          <w:rStyle w:val="apple-converted-space"/>
          <w:rFonts w:ascii="Georgia" w:hAnsi="Georgia"/>
          <w:color w:val="000000" w:themeColor="text1"/>
          <w:sz w:val="22"/>
          <w:szCs w:val="27"/>
        </w:rPr>
        <w:t> </w:t>
      </w:r>
      <w:r w:rsidRPr="002D3934">
        <w:rPr>
          <w:rFonts w:ascii="Georgia" w:hAnsi="Georgia"/>
          <w:i/>
          <w:iCs/>
          <w:color w:val="000000" w:themeColor="text1"/>
          <w:sz w:val="22"/>
          <w:szCs w:val="27"/>
        </w:rPr>
        <w:ruby>
          <w:rubyPr>
            <w:rubyAlign w:val="distributeSpace"/>
            <w:hps w:val="27"/>
            <w:hpsRaise w:val="24"/>
            <w:hpsBaseText w:val="22"/>
            <w:lid w:val="zh-CN"/>
          </w:rubyPr>
          <w:rt>
            <w:r w:rsidR="00835BDC" w:rsidRPr="002D3934">
              <w:rPr>
                <w:rFonts w:ascii="Georgia" w:hAnsi="Georgia"/>
                <w:i/>
                <w:iCs/>
                <w:color w:val="000000" w:themeColor="text1"/>
                <w:sz w:val="22"/>
                <w:szCs w:val="27"/>
              </w:rPr>
              <w:t>Morphism</w:t>
            </w:r>
          </w:rt>
          <w:rubyBase>
            <w:r w:rsidR="00835BDC" w:rsidRPr="002D3934">
              <w:rPr>
                <w:rFonts w:ascii="Georgia" w:hAnsi="Georgia"/>
                <w:i/>
                <w:iCs/>
                <w:color w:val="000000" w:themeColor="text1"/>
                <w:sz w:val="22"/>
                <w:szCs w:val="27"/>
              </w:rPr>
              <w:t>态射</w:t>
            </w:r>
          </w:rubyBase>
        </w:ruby>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一些属性</w:t>
      </w:r>
    </w:p>
    <w:p w:rsidR="00835BDC" w:rsidRPr="002D3934" w:rsidRDefault="00835BDC" w:rsidP="00835BDC">
      <w:pPr>
        <w:widowControl/>
        <w:numPr>
          <w:ilvl w:val="0"/>
          <w:numId w:val="2"/>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一定有一个叫</w:t>
      </w:r>
      <w:r w:rsidRPr="002D3934">
        <w:rPr>
          <w:rFonts w:ascii="Georgia" w:hAnsi="Georgia"/>
          <w:color w:val="000000" w:themeColor="text1"/>
          <w:sz w:val="22"/>
          <w:szCs w:val="27"/>
        </w:rPr>
        <w:t xml:space="preserve"> id </w:t>
      </w:r>
      <w:r w:rsidRPr="002D3934">
        <w:rPr>
          <w:rFonts w:ascii="Georgia" w:hAnsi="Georgia"/>
          <w:color w:val="000000" w:themeColor="text1"/>
          <w:sz w:val="22"/>
          <w:szCs w:val="27"/>
        </w:rPr>
        <w:t>的箭头，也叫做</w:t>
      </w:r>
      <w:r w:rsidRPr="002D3934">
        <w:rPr>
          <w:rFonts w:ascii="Georgia" w:hAnsi="Georgia"/>
          <w:color w:val="000000" w:themeColor="text1"/>
          <w:sz w:val="22"/>
          <w:szCs w:val="27"/>
        </w:rPr>
        <w:t xml:space="preserve"> 1</w:t>
      </w:r>
    </w:p>
    <w:p w:rsidR="00835BDC" w:rsidRPr="002D3934" w:rsidRDefault="00835BDC" w:rsidP="00835BDC">
      <w:pPr>
        <w:widowControl/>
        <w:numPr>
          <w:ilvl w:val="0"/>
          <w:numId w:val="2"/>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箭头可以</w:t>
      </w:r>
      <w:r w:rsidRPr="002D3934">
        <w:rPr>
          <w:rStyle w:val="apple-converted-space"/>
          <w:rFonts w:ascii="Georgia" w:hAnsi="Georgia"/>
          <w:color w:val="000000" w:themeColor="text1"/>
          <w:sz w:val="22"/>
          <w:szCs w:val="27"/>
        </w:rPr>
        <w:t> </w:t>
      </w:r>
      <w:r w:rsidRPr="002D3934">
        <w:rPr>
          <w:rFonts w:ascii="Georgia" w:hAnsi="Georgia"/>
          <w:i/>
          <w:iCs/>
          <w:color w:val="000000" w:themeColor="text1"/>
          <w:sz w:val="22"/>
          <w:szCs w:val="27"/>
        </w:rPr>
        <w:ruby>
          <w:rubyPr>
            <w:rubyAlign w:val="distributeSpace"/>
            <w:hps w:val="27"/>
            <w:hpsRaise w:val="24"/>
            <w:hpsBaseText w:val="22"/>
            <w:lid w:val="zh-CN"/>
          </w:rubyPr>
          <w:rt>
            <w:r w:rsidR="00835BDC" w:rsidRPr="002D3934">
              <w:rPr>
                <w:rFonts w:ascii="Georgia" w:hAnsi="Georgia"/>
                <w:i/>
                <w:iCs/>
                <w:color w:val="000000" w:themeColor="text1"/>
                <w:sz w:val="22"/>
                <w:szCs w:val="27"/>
              </w:rPr>
              <w:t>compose</w:t>
            </w:r>
          </w:rt>
          <w:rubyBase>
            <w:r w:rsidR="00835BDC" w:rsidRPr="002D3934">
              <w:rPr>
                <w:rFonts w:ascii="Georgia" w:hAnsi="Georgia"/>
                <w:i/>
                <w:iCs/>
                <w:color w:val="000000" w:themeColor="text1"/>
                <w:sz w:val="22"/>
                <w:szCs w:val="27"/>
              </w:rPr>
              <w:t>组合</w:t>
            </w:r>
          </w:rubyBase>
        </w:ruby>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恩，就是这么简单</w:t>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1:</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有东西</w:t>
      </w:r>
      <w:r w:rsidRPr="002D3934">
        <w:rPr>
          <w:rFonts w:ascii="Georgia" w:hAnsi="Georgia"/>
          <w:color w:val="000000" w:themeColor="text1"/>
          <w:sz w:val="22"/>
          <w:szCs w:val="27"/>
        </w:rPr>
        <w:t xml:space="preserve"> a, b, c </w:t>
      </w:r>
      <w:r w:rsidRPr="002D3934">
        <w:rPr>
          <w:rFonts w:ascii="Georgia" w:hAnsi="Georgia"/>
          <w:color w:val="000000" w:themeColor="text1"/>
          <w:sz w:val="22"/>
          <w:szCs w:val="27"/>
        </w:rPr>
        <w:t>和箭头</w:t>
      </w:r>
      <w:r w:rsidRPr="002D3934">
        <w:rPr>
          <w:rFonts w:ascii="Georgia" w:hAnsi="Georgia"/>
          <w:color w:val="000000" w:themeColor="text1"/>
          <w:sz w:val="22"/>
          <w:szCs w:val="27"/>
        </w:rPr>
        <w:t xml:space="preserve"> f, g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Category</w:t>
      </w:r>
      <w:r w:rsidRPr="002D3934">
        <w:rPr>
          <w:rFonts w:ascii="Georgia" w:hAnsi="Georgia"/>
          <w:color w:val="000000" w:themeColor="text1"/>
          <w:sz w:val="22"/>
          <w:szCs w:val="27"/>
        </w:rPr>
        <w:t>，其中</w:t>
      </w:r>
      <w:r w:rsidRPr="002D3934">
        <w:rPr>
          <w:rFonts w:ascii="Georgia" w:hAnsi="Georgia"/>
          <w:color w:val="000000" w:themeColor="text1"/>
          <w:sz w:val="22"/>
          <w:szCs w:val="27"/>
        </w:rPr>
        <w:t xml:space="preserve"> f . g </w:t>
      </w:r>
      <w:r w:rsidRPr="002D3934">
        <w:rPr>
          <w:rFonts w:ascii="Georgia" w:hAnsi="Georgia"/>
          <w:color w:val="000000" w:themeColor="text1"/>
          <w:sz w:val="22"/>
          <w:szCs w:val="27"/>
        </w:rPr>
        <w:t>表示</w:t>
      </w:r>
      <w:r w:rsidRPr="002D3934">
        <w:rPr>
          <w:rFonts w:ascii="Georgia" w:hAnsi="Georgia"/>
          <w:color w:val="000000" w:themeColor="text1"/>
          <w:sz w:val="22"/>
          <w:szCs w:val="27"/>
        </w:rPr>
        <w:t xml:space="preserve"> compose f </w:t>
      </w:r>
      <w:r w:rsidRPr="002D3934">
        <w:rPr>
          <w:rFonts w:ascii="Georgia" w:hAnsi="Georgia"/>
          <w:color w:val="000000" w:themeColor="text1"/>
          <w:sz w:val="22"/>
          <w:szCs w:val="27"/>
        </w:rPr>
        <w:t>和</w:t>
      </w:r>
      <w:r w:rsidRPr="002D3934">
        <w:rPr>
          <w:rFonts w:ascii="Georgia" w:hAnsi="Georgia"/>
          <w:color w:val="000000" w:themeColor="text1"/>
          <w:sz w:val="22"/>
          <w:szCs w:val="27"/>
        </w:rPr>
        <w:t xml:space="preserve"> g</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lastRenderedPageBreak/>
        <w:t>这些玩意对应到</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haskell</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typeclass</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大致就是这样</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class Category (</w:t>
      </w:r>
      <w:proofErr w:type="gramStart"/>
      <w:r w:rsidRPr="002D3934">
        <w:rPr>
          <w:rFonts w:ascii="Consolas" w:hAnsi="Consolas" w:cs="Consolas"/>
          <w:color w:val="000000" w:themeColor="text1"/>
          <w:sz w:val="21"/>
        </w:rPr>
        <w:t>c :</w:t>
      </w:r>
      <w:proofErr w:type="gramEnd"/>
      <w:r w:rsidRPr="002D3934">
        <w:rPr>
          <w:rFonts w:ascii="Consolas" w:hAnsi="Consolas" w:cs="Consolas"/>
          <w:color w:val="000000" w:themeColor="text1"/>
          <w:sz w:val="21"/>
        </w:rPr>
        <w:t>: * -&gt; * -&gt; *)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gramStart"/>
      <w:r w:rsidRPr="002D3934">
        <w:rPr>
          <w:rFonts w:ascii="Consolas" w:hAnsi="Consolas" w:cs="Consolas"/>
          <w:color w:val="000000" w:themeColor="text1"/>
          <w:sz w:val="21"/>
        </w:rPr>
        <w:t>id :</w:t>
      </w:r>
      <w:proofErr w:type="gramEnd"/>
      <w:r w:rsidRPr="002D3934">
        <w:rPr>
          <w:rFonts w:ascii="Consolas" w:hAnsi="Consolas" w:cs="Consolas"/>
          <w:color w:val="000000" w:themeColor="text1"/>
          <w:sz w:val="21"/>
        </w:rPr>
        <w:t xml:space="preserve">: c a </w:t>
      </w:r>
      <w:proofErr w:type="spellStart"/>
      <w:r w:rsidRPr="002D3934">
        <w:rPr>
          <w:rFonts w:ascii="Consolas" w:hAnsi="Consolas" w:cs="Consolas"/>
          <w:color w:val="000000" w:themeColor="text1"/>
          <w:sz w:val="21"/>
        </w:rPr>
        <w:t>a</w:t>
      </w:r>
      <w:proofErr w:type="spellEnd"/>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gramStart"/>
      <w:r w:rsidRPr="002D3934">
        <w:rPr>
          <w:rFonts w:ascii="Consolas" w:hAnsi="Consolas" w:cs="Consolas"/>
          <w:color w:val="000000" w:themeColor="text1"/>
          <w:sz w:val="21"/>
        </w:rPr>
        <w:t>(.) :</w:t>
      </w:r>
      <w:proofErr w:type="gramEnd"/>
      <w:r w:rsidRPr="002D3934">
        <w:rPr>
          <w:rFonts w:ascii="Consolas" w:hAnsi="Consolas" w:cs="Consolas"/>
          <w:color w:val="000000" w:themeColor="text1"/>
          <w:sz w:val="21"/>
        </w:rPr>
        <w:t>: c y z -&gt; c x y -&gt; c x z</w:t>
      </w:r>
    </w:p>
    <w:p w:rsidR="00835BDC" w:rsidRPr="002D3934" w:rsidRDefault="00835BDC" w:rsidP="00835BDC">
      <w:pPr>
        <w:pStyle w:val="a3"/>
        <w:shd w:val="clear" w:color="auto" w:fill="FFFFFF"/>
        <w:spacing w:before="0" w:beforeAutospacing="0"/>
        <w:rPr>
          <w:rFonts w:ascii="Georgia" w:hAnsi="Georgia"/>
          <w:i/>
          <w:iCs/>
          <w:color w:val="000000" w:themeColor="text1"/>
          <w:sz w:val="22"/>
          <w:szCs w:val="27"/>
        </w:rPr>
      </w:pPr>
      <w:r w:rsidRPr="002D3934">
        <w:rPr>
          <w:rFonts w:ascii="Georgia" w:hAnsi="Georgia"/>
          <w:i/>
          <w:iCs/>
          <w:color w:val="000000" w:themeColor="text1"/>
          <w:sz w:val="22"/>
          <w:szCs w:val="27"/>
        </w:rPr>
        <w:t>注意到为什么我会箭头从右往左，你会发现这个方向跟</w:t>
      </w:r>
      <w:r w:rsidRPr="002D3934">
        <w:rPr>
          <w:rFonts w:ascii="Georgia" w:hAnsi="Georgia"/>
          <w:i/>
          <w:iCs/>
          <w:color w:val="000000" w:themeColor="text1"/>
          <w:sz w:val="22"/>
          <w:szCs w:val="27"/>
        </w:rPr>
        <w:t xml:space="preserve"> compose </w:t>
      </w:r>
      <w:r w:rsidRPr="002D3934">
        <w:rPr>
          <w:rFonts w:ascii="Georgia" w:hAnsi="Georgia"/>
          <w:i/>
          <w:iCs/>
          <w:color w:val="000000" w:themeColor="text1"/>
          <w:sz w:val="22"/>
          <w:szCs w:val="27"/>
        </w:rPr>
        <w:t>的方向刚好一致</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如果这是你第一次见到</w:t>
      </w:r>
      <w:r w:rsidRPr="002D3934">
        <w:rPr>
          <w:rFonts w:ascii="Georgia" w:hAnsi="Georgia"/>
          <w:color w:val="000000" w:themeColor="text1"/>
          <w:sz w:val="22"/>
          <w:szCs w:val="27"/>
        </w:rPr>
        <w:t xml:space="preserve"> Haskell </w:t>
      </w:r>
      <w:r w:rsidRPr="002D3934">
        <w:rPr>
          <w:rFonts w:ascii="Georgia" w:hAnsi="Georgia"/>
          <w:color w:val="000000" w:themeColor="text1"/>
          <w:sz w:val="22"/>
          <w:szCs w:val="27"/>
        </w:rPr>
        <w:t>代码，没有关系，语法真的很简单</w:t>
      </w:r>
      <w:r w:rsidRPr="002D3934">
        <w:rPr>
          <w:rStyle w:val="apple-converted-space"/>
          <w:rFonts w:ascii="Georgia" w:hAnsi="Georgia"/>
          <w:color w:val="000000" w:themeColor="text1"/>
          <w:sz w:val="22"/>
          <w:szCs w:val="27"/>
        </w:rPr>
        <w:t> </w:t>
      </w:r>
      <w:del w:id="3" w:author="Unknown">
        <w:r w:rsidRPr="002D3934">
          <w:rPr>
            <w:rFonts w:ascii="Georgia" w:hAnsi="Georgia"/>
            <w:color w:val="000000" w:themeColor="text1"/>
            <w:sz w:val="22"/>
            <w:szCs w:val="27"/>
          </w:rPr>
          <w:delText>才怪</w:delText>
        </w:r>
      </w:del>
    </w:p>
    <w:p w:rsidR="00835BDC" w:rsidRPr="002D3934" w:rsidRDefault="00835BDC" w:rsidP="00835BDC">
      <w:pPr>
        <w:widowControl/>
        <w:numPr>
          <w:ilvl w:val="0"/>
          <w:numId w:val="3"/>
        </w:numPr>
        <w:shd w:val="clear" w:color="auto" w:fill="FFFFFF"/>
        <w:spacing w:before="100" w:beforeAutospacing="1" w:after="100" w:afterAutospacing="1"/>
        <w:jc w:val="left"/>
        <w:rPr>
          <w:rFonts w:ascii="Georgia" w:hAnsi="Georgia"/>
          <w:color w:val="000000" w:themeColor="text1"/>
          <w:sz w:val="22"/>
          <w:szCs w:val="27"/>
        </w:rPr>
      </w:pPr>
      <w:r w:rsidRPr="002D3934">
        <w:rPr>
          <w:rStyle w:val="HTML"/>
          <w:rFonts w:ascii="Consolas" w:hAnsi="Consolas" w:cs="Consolas"/>
          <w:color w:val="000000" w:themeColor="text1"/>
          <w:sz w:val="21"/>
          <w:shd w:val="clear" w:color="auto" w:fill="EEEEEE"/>
        </w:rPr>
        <w:t>class</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定义了一个</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TypeClass</w:t>
      </w:r>
      <w:proofErr w:type="spellEnd"/>
      <w:r w:rsidRPr="002D3934">
        <w:rPr>
          <w:rFonts w:ascii="Georgia" w:hAnsi="Georgia"/>
          <w:color w:val="000000" w:themeColor="text1"/>
          <w:sz w:val="22"/>
          <w:szCs w:val="27"/>
        </w:rPr>
        <w:t>，</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Category</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是这个</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TypeClass</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的名字</w:t>
      </w:r>
    </w:p>
    <w:p w:rsidR="00835BDC" w:rsidRPr="002D3934" w:rsidRDefault="00835BDC" w:rsidP="00835BDC">
      <w:pPr>
        <w:widowControl/>
        <w:numPr>
          <w:ilvl w:val="0"/>
          <w:numId w:val="3"/>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Type class </w:t>
      </w:r>
      <w:r w:rsidRPr="002D3934">
        <w:rPr>
          <w:rFonts w:ascii="Georgia" w:hAnsi="Georgia"/>
          <w:color w:val="000000" w:themeColor="text1"/>
          <w:sz w:val="22"/>
          <w:szCs w:val="27"/>
        </w:rPr>
        <w:t>类似于定义类型的规范，规范为</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where</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后面那一坨</w:t>
      </w:r>
    </w:p>
    <w:p w:rsidR="00835BDC" w:rsidRPr="002D3934" w:rsidRDefault="00835BDC" w:rsidP="00835BDC">
      <w:pPr>
        <w:widowControl/>
        <w:numPr>
          <w:ilvl w:val="0"/>
          <w:numId w:val="3"/>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类型规范的对象是参数</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(c:: * -&gt; * -&gt; *)</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后面是</w:t>
      </w:r>
      <w:r w:rsidRPr="002D3934">
        <w:rPr>
          <w:rFonts w:ascii="Georgia" w:hAnsi="Georgia"/>
          <w:color w:val="000000" w:themeColor="text1"/>
          <w:sz w:val="22"/>
          <w:szCs w:val="27"/>
        </w:rPr>
        <w:t>c</w:t>
      </w:r>
      <w:r w:rsidRPr="002D3934">
        <w:rPr>
          <w:rFonts w:ascii="Georgia" w:hAnsi="Georgia"/>
          <w:color w:val="000000" w:themeColor="text1"/>
          <w:sz w:val="22"/>
          <w:szCs w:val="27"/>
        </w:rPr>
        <w:t>的类型</w:t>
      </w:r>
    </w:p>
    <w:p w:rsidR="00835BDC" w:rsidRPr="002D3934" w:rsidRDefault="00835BDC" w:rsidP="00835BDC">
      <w:pPr>
        <w:widowControl/>
        <w:numPr>
          <w:ilvl w:val="0"/>
          <w:numId w:val="3"/>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c </w:t>
      </w:r>
      <w:r w:rsidRPr="002D3934">
        <w:rPr>
          <w:rFonts w:ascii="Georgia" w:hAnsi="Georgia"/>
          <w:color w:val="000000" w:themeColor="text1"/>
          <w:sz w:val="22"/>
          <w:szCs w:val="27"/>
        </w:rPr>
        <w:t>是</w:t>
      </w:r>
      <w:r w:rsidRPr="002D3934">
        <w:rPr>
          <w:rStyle w:val="apple-converted-space"/>
          <w:rFonts w:ascii="Georgia" w:hAnsi="Georgia"/>
          <w:color w:val="000000" w:themeColor="text1"/>
          <w:sz w:val="22"/>
          <w:szCs w:val="27"/>
        </w:rPr>
        <w:t> </w:t>
      </w:r>
      <w:r w:rsidRPr="002D3934">
        <w:rPr>
          <w:rFonts w:ascii="Georgia" w:hAnsi="Georgia"/>
          <w:i/>
          <w:iCs/>
          <w:color w:val="000000" w:themeColor="text1"/>
          <w:sz w:val="22"/>
          <w:szCs w:val="27"/>
        </w:rPr>
        <w:t>higher kind</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，跟</w:t>
      </w:r>
      <w:r w:rsidRPr="002D3934">
        <w:rPr>
          <w:rFonts w:ascii="Georgia" w:hAnsi="Georgia"/>
          <w:color w:val="000000" w:themeColor="text1"/>
          <w:sz w:val="22"/>
          <w:szCs w:val="27"/>
        </w:rPr>
        <w:t>higher order function</w:t>
      </w:r>
      <w:r w:rsidRPr="002D3934">
        <w:rPr>
          <w:rFonts w:ascii="Georgia" w:hAnsi="Georgia"/>
          <w:color w:val="000000" w:themeColor="text1"/>
          <w:sz w:val="22"/>
          <w:szCs w:val="27"/>
        </w:rPr>
        <w:t>的定义差不多，它是接收类型，构造新类型的类型。这里的</w:t>
      </w:r>
      <w:r w:rsidRPr="002D3934">
        <w:rPr>
          <w:rFonts w:ascii="Georgia" w:hAnsi="Georgia"/>
          <w:color w:val="000000" w:themeColor="text1"/>
          <w:sz w:val="22"/>
          <w:szCs w:val="27"/>
        </w:rPr>
        <w:t xml:space="preserve"> c </w:t>
      </w:r>
      <w:r w:rsidRPr="002D3934">
        <w:rPr>
          <w:rFonts w:ascii="Georgia" w:hAnsi="Georgia"/>
          <w:color w:val="000000" w:themeColor="text1"/>
          <w:sz w:val="22"/>
          <w:szCs w:val="27"/>
        </w:rPr>
        <w:t>接收一个类型，再接收一个类型，就可以返回个类型。</w:t>
      </w:r>
    </w:p>
    <w:p w:rsidR="00835BDC" w:rsidRPr="002D3934" w:rsidRDefault="00835BDC" w:rsidP="00835BDC">
      <w:pPr>
        <w:widowControl/>
        <w:numPr>
          <w:ilvl w:val="0"/>
          <w:numId w:val="3"/>
        </w:numPr>
        <w:shd w:val="clear" w:color="auto" w:fill="FFFFFF"/>
        <w:spacing w:before="100" w:beforeAutospacing="1" w:after="100" w:afterAutospacing="1"/>
        <w:jc w:val="left"/>
        <w:rPr>
          <w:rFonts w:ascii="Georgia" w:hAnsi="Georgia"/>
          <w:color w:val="000000" w:themeColor="text1"/>
          <w:sz w:val="22"/>
          <w:szCs w:val="27"/>
        </w:rPr>
      </w:pPr>
      <w:r w:rsidRPr="002D3934">
        <w:rPr>
          <w:rStyle w:val="HTML"/>
          <w:rFonts w:ascii="Consolas" w:hAnsi="Consolas" w:cs="Consolas"/>
          <w:color w:val="000000" w:themeColor="text1"/>
          <w:sz w:val="21"/>
          <w:shd w:val="clear" w:color="auto" w:fill="EEEEEE"/>
        </w:rPr>
        <w:t xml:space="preserve">id:: c a </w:t>
      </w:r>
      <w:proofErr w:type="spellStart"/>
      <w:r w:rsidRPr="002D3934">
        <w:rPr>
          <w:rStyle w:val="HTML"/>
          <w:rFonts w:ascii="Consolas" w:hAnsi="Consolas" w:cs="Consolas"/>
          <w:color w:val="000000" w:themeColor="text1"/>
          <w:sz w:val="21"/>
          <w:shd w:val="clear" w:color="auto" w:fill="EEEEEE"/>
        </w:rPr>
        <w:t>a</w:t>
      </w:r>
      <w:proofErr w:type="spellEnd"/>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表示</w:t>
      </w:r>
      <w:r w:rsidRPr="002D3934">
        <w:rPr>
          <w:rFonts w:ascii="Georgia" w:hAnsi="Georgia"/>
          <w:color w:val="000000" w:themeColor="text1"/>
          <w:sz w:val="22"/>
          <w:szCs w:val="27"/>
        </w:rPr>
        <w:t xml:space="preserve"> c </w:t>
      </w:r>
      <w:r w:rsidRPr="002D3934">
        <w:rPr>
          <w:rFonts w:ascii="Georgia" w:hAnsi="Georgia"/>
          <w:color w:val="000000" w:themeColor="text1"/>
          <w:sz w:val="22"/>
          <w:szCs w:val="27"/>
        </w:rPr>
        <w:t>范畴上的</w:t>
      </w:r>
      <w:r w:rsidRPr="002D3934">
        <w:rPr>
          <w:rFonts w:ascii="Georgia" w:hAnsi="Georgia"/>
          <w:color w:val="000000" w:themeColor="text1"/>
          <w:sz w:val="22"/>
          <w:szCs w:val="27"/>
        </w:rPr>
        <w:t xml:space="preserve"> a </w:t>
      </w:r>
      <w:r w:rsidRPr="002D3934">
        <w:rPr>
          <w:rFonts w:ascii="Georgia" w:hAnsi="Georgia"/>
          <w:color w:val="000000" w:themeColor="text1"/>
          <w:sz w:val="22"/>
          <w:szCs w:val="27"/>
        </w:rPr>
        <w:t>到</w:t>
      </w:r>
      <w:r w:rsidRPr="002D3934">
        <w:rPr>
          <w:rFonts w:ascii="Georgia" w:hAnsi="Georgia"/>
          <w:color w:val="000000" w:themeColor="text1"/>
          <w:sz w:val="22"/>
          <w:szCs w:val="27"/>
        </w:rPr>
        <w:t xml:space="preserve"> a </w:t>
      </w:r>
      <w:r w:rsidRPr="002D3934">
        <w:rPr>
          <w:rFonts w:ascii="Georgia" w:hAnsi="Georgia"/>
          <w:color w:val="000000" w:themeColor="text1"/>
          <w:sz w:val="22"/>
          <w:szCs w:val="27"/>
        </w:rPr>
        <w:t>的箭头</w:t>
      </w:r>
    </w:p>
    <w:p w:rsidR="00835BDC" w:rsidRPr="002D3934" w:rsidRDefault="00835BDC" w:rsidP="00835BDC">
      <w:pPr>
        <w:widowControl/>
        <w:numPr>
          <w:ilvl w:val="0"/>
          <w:numId w:val="3"/>
        </w:numPr>
        <w:shd w:val="clear" w:color="auto" w:fill="FFFFFF"/>
        <w:spacing w:before="100" w:beforeAutospacing="1" w:after="100" w:afterAutospacing="1"/>
        <w:jc w:val="left"/>
        <w:rPr>
          <w:rFonts w:ascii="Georgia" w:hAnsi="Georgia"/>
          <w:color w:val="000000" w:themeColor="text1"/>
          <w:sz w:val="22"/>
          <w:szCs w:val="27"/>
        </w:rPr>
      </w:pPr>
      <w:r w:rsidRPr="002D3934">
        <w:rPr>
          <w:rStyle w:val="HTML"/>
          <w:rFonts w:ascii="Consolas" w:hAnsi="Consolas" w:cs="Consolas"/>
          <w:color w:val="000000" w:themeColor="text1"/>
          <w:sz w:val="21"/>
          <w:shd w:val="clear" w:color="auto" w:fill="EEEEEE"/>
        </w:rPr>
        <w:t>.</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的意思</w:t>
      </w:r>
      <w:r w:rsidRPr="002D3934">
        <w:rPr>
          <w:rFonts w:ascii="Georgia" w:hAnsi="Georgia"/>
          <w:color w:val="000000" w:themeColor="text1"/>
          <w:sz w:val="22"/>
          <w:szCs w:val="27"/>
        </w:rPr>
        <w:t xml:space="preserve"> c </w:t>
      </w:r>
      <w:r w:rsidRPr="002D3934">
        <w:rPr>
          <w:rFonts w:ascii="Georgia" w:hAnsi="Georgia"/>
          <w:color w:val="000000" w:themeColor="text1"/>
          <w:sz w:val="22"/>
          <w:szCs w:val="27"/>
        </w:rPr>
        <w:t>范畴上，如果喂一个</w:t>
      </w:r>
      <w:r w:rsidRPr="002D3934">
        <w:rPr>
          <w:rFonts w:ascii="Georgia" w:hAnsi="Georgia"/>
          <w:color w:val="000000" w:themeColor="text1"/>
          <w:sz w:val="22"/>
          <w:szCs w:val="27"/>
        </w:rPr>
        <w:t xml:space="preserve"> y </w:t>
      </w:r>
      <w:r w:rsidRPr="002D3934">
        <w:rPr>
          <w:rFonts w:ascii="Georgia" w:hAnsi="Georgia"/>
          <w:color w:val="000000" w:themeColor="text1"/>
          <w:sz w:val="22"/>
          <w:szCs w:val="27"/>
        </w:rPr>
        <w:t>到</w:t>
      </w:r>
      <w:r w:rsidRPr="002D3934">
        <w:rPr>
          <w:rFonts w:ascii="Georgia" w:hAnsi="Georgia"/>
          <w:color w:val="000000" w:themeColor="text1"/>
          <w:sz w:val="22"/>
          <w:szCs w:val="27"/>
        </w:rPr>
        <w:t xml:space="preserve"> z </w:t>
      </w:r>
      <w:r w:rsidRPr="002D3934">
        <w:rPr>
          <w:rFonts w:ascii="Georgia" w:hAnsi="Georgia"/>
          <w:color w:val="000000" w:themeColor="text1"/>
          <w:sz w:val="22"/>
          <w:szCs w:val="27"/>
        </w:rPr>
        <w:t>的箭头，再喂一个</w:t>
      </w:r>
      <w:r w:rsidRPr="002D3934">
        <w:rPr>
          <w:rFonts w:ascii="Georgia" w:hAnsi="Georgia"/>
          <w:color w:val="000000" w:themeColor="text1"/>
          <w:sz w:val="22"/>
          <w:szCs w:val="27"/>
        </w:rPr>
        <w:t xml:space="preserve"> x </w:t>
      </w:r>
      <w:r w:rsidRPr="002D3934">
        <w:rPr>
          <w:rFonts w:ascii="Georgia" w:hAnsi="Georgia"/>
          <w:color w:val="000000" w:themeColor="text1"/>
          <w:sz w:val="22"/>
          <w:szCs w:val="27"/>
        </w:rPr>
        <w:t>到</w:t>
      </w:r>
      <w:r w:rsidRPr="002D3934">
        <w:rPr>
          <w:rFonts w:ascii="Georgia" w:hAnsi="Georgia"/>
          <w:color w:val="000000" w:themeColor="text1"/>
          <w:sz w:val="22"/>
          <w:szCs w:val="27"/>
        </w:rPr>
        <w:t xml:space="preserve"> y </w:t>
      </w:r>
      <w:r w:rsidRPr="002D3934">
        <w:rPr>
          <w:rFonts w:ascii="Georgia" w:hAnsi="Georgia"/>
          <w:color w:val="000000" w:themeColor="text1"/>
          <w:sz w:val="22"/>
          <w:szCs w:val="27"/>
        </w:rPr>
        <w:t>的箭头，那么就返回</w:t>
      </w:r>
      <w:r w:rsidRPr="002D3934">
        <w:rPr>
          <w:rFonts w:ascii="Georgia" w:hAnsi="Georgia"/>
          <w:color w:val="000000" w:themeColor="text1"/>
          <w:sz w:val="22"/>
          <w:szCs w:val="27"/>
        </w:rPr>
        <w:t xml:space="preserve"> x </w:t>
      </w:r>
      <w:r w:rsidRPr="002D3934">
        <w:rPr>
          <w:rFonts w:ascii="Georgia" w:hAnsi="Georgia"/>
          <w:color w:val="000000" w:themeColor="text1"/>
          <w:sz w:val="22"/>
          <w:szCs w:val="27"/>
        </w:rPr>
        <w:t>到</w:t>
      </w:r>
      <w:r w:rsidRPr="002D3934">
        <w:rPr>
          <w:rFonts w:ascii="Georgia" w:hAnsi="Georgia"/>
          <w:color w:val="000000" w:themeColor="text1"/>
          <w:sz w:val="22"/>
          <w:szCs w:val="27"/>
        </w:rPr>
        <w:t xml:space="preserve"> z </w:t>
      </w:r>
      <w:r w:rsidRPr="002D3934">
        <w:rPr>
          <w:rFonts w:ascii="Georgia" w:hAnsi="Georgia"/>
          <w:color w:val="000000" w:themeColor="text1"/>
          <w:sz w:val="22"/>
          <w:szCs w:val="27"/>
        </w:rPr>
        <w:t>的箭头。</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ruby>
          <w:rubyPr>
            <w:rubyAlign w:val="distributeSpace"/>
            <w:hps w:val="27"/>
            <w:hpsRaise w:val="24"/>
            <w:hpsBaseText w:val="22"/>
            <w:lid w:val="zh-CN"/>
          </w:rubyPr>
          <w:rt>
            <w:r w:rsidR="00835BDC" w:rsidRPr="002D3934">
              <w:rPr>
                <w:rFonts w:ascii="Georgia" w:hAnsi="Georgia"/>
                <w:color w:val="000000" w:themeColor="text1"/>
                <w:sz w:val="22"/>
                <w:szCs w:val="27"/>
              </w:rPr>
              <w:t>hen nan ba</w:t>
            </w:r>
          </w:rt>
          <w:rubyBase>
            <w:r w:rsidR="00835BDC" w:rsidRPr="002D3934">
              <w:rPr>
                <w:rFonts w:ascii="Georgia" w:hAnsi="Georgia"/>
                <w:color w:val="000000" w:themeColor="text1"/>
                <w:sz w:val="22"/>
                <w:szCs w:val="27"/>
              </w:rPr>
              <w:t>简单吧</w:t>
            </w:r>
          </w:rubyBase>
        </w:ruby>
      </w:r>
      <w:r w:rsidRPr="002D3934">
        <w:rPr>
          <w:rFonts w:ascii="Georgia" w:hAnsi="Georgia"/>
          <w:color w:val="000000" w:themeColor="text1"/>
          <w:sz w:val="22"/>
          <w:szCs w:val="27"/>
        </w:rPr>
        <w:t>?</w:t>
      </w:r>
      <w:r w:rsidRPr="002D3934">
        <w:rPr>
          <w:rFonts w:ascii="Georgia" w:hAnsi="Georgia"/>
          <w:color w:val="000000" w:themeColor="text1"/>
          <w:sz w:val="22"/>
          <w:szCs w:val="27"/>
        </w:rPr>
        <w:t>还没有高数抽象呢。</w:t>
      </w:r>
    </w:p>
    <w:p w:rsidR="00835BDC" w:rsidRPr="002D3934" w:rsidRDefault="00835BDC" w:rsidP="00835BDC">
      <w:pPr>
        <w:pStyle w:val="4"/>
        <w:shd w:val="clear" w:color="auto" w:fill="FFFFFF"/>
        <w:spacing w:before="240" w:after="120"/>
        <w:rPr>
          <w:rFonts w:ascii="Helvetica" w:hAnsi="Helvetica" w:cs="Helvetica"/>
          <w:color w:val="000000" w:themeColor="text1"/>
          <w:sz w:val="21"/>
          <w:szCs w:val="24"/>
        </w:rPr>
      </w:pPr>
      <w:proofErr w:type="spellStart"/>
      <w:r w:rsidRPr="002D3934">
        <w:rPr>
          <w:rFonts w:ascii="Helvetica" w:hAnsi="Helvetica" w:cs="Helvetica"/>
          <w:i/>
          <w:iCs/>
          <w:color w:val="000000" w:themeColor="text1"/>
          <w:sz w:val="22"/>
        </w:rPr>
        <w:t>Hask</w:t>
      </w:r>
      <w:proofErr w:type="spellEnd"/>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Haskell </w:t>
      </w:r>
      <w:r w:rsidRPr="002D3934">
        <w:rPr>
          <w:rFonts w:ascii="Georgia" w:hAnsi="Georgia"/>
          <w:color w:val="000000" w:themeColor="text1"/>
          <w:sz w:val="22"/>
          <w:szCs w:val="27"/>
        </w:rPr>
        <w:t>类型系统范畴叫做</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Hask</w:t>
      </w:r>
      <w:proofErr w:type="spellEnd"/>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在</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Hask</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范畴上：</w:t>
      </w:r>
    </w:p>
    <w:p w:rsidR="00835BDC" w:rsidRPr="002D3934" w:rsidRDefault="00835BDC" w:rsidP="00835BDC">
      <w:pPr>
        <w:widowControl/>
        <w:numPr>
          <w:ilvl w:val="0"/>
          <w:numId w:val="4"/>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东西是类型</w:t>
      </w:r>
    </w:p>
    <w:p w:rsidR="00835BDC" w:rsidRPr="002D3934" w:rsidRDefault="00835BDC" w:rsidP="00835BDC">
      <w:pPr>
        <w:widowControl/>
        <w:numPr>
          <w:ilvl w:val="0"/>
          <w:numId w:val="4"/>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箭头</w:t>
      </w:r>
      <w:proofErr w:type="gramStart"/>
      <w:r w:rsidRPr="002D3934">
        <w:rPr>
          <w:rFonts w:ascii="Georgia" w:hAnsi="Georgia"/>
          <w:color w:val="000000" w:themeColor="text1"/>
          <w:sz w:val="22"/>
          <w:szCs w:val="27"/>
        </w:rPr>
        <w:t>是类型</w:t>
      </w:r>
      <w:proofErr w:type="gramEnd"/>
      <w:r w:rsidRPr="002D3934">
        <w:rPr>
          <w:rFonts w:ascii="Georgia" w:hAnsi="Georgia"/>
          <w:color w:val="000000" w:themeColor="text1"/>
          <w:sz w:val="22"/>
          <w:szCs w:val="27"/>
        </w:rPr>
        <w:t>的变换，即</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-&gt;</w:t>
      </w:r>
    </w:p>
    <w:p w:rsidR="00835BDC" w:rsidRPr="002D3934" w:rsidRDefault="00835BDC" w:rsidP="00835BDC">
      <w:pPr>
        <w:widowControl/>
        <w:numPr>
          <w:ilvl w:val="0"/>
          <w:numId w:val="4"/>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id </w:t>
      </w:r>
      <w:r w:rsidRPr="002D3934">
        <w:rPr>
          <w:rFonts w:ascii="Georgia" w:hAnsi="Georgia"/>
          <w:color w:val="000000" w:themeColor="text1"/>
          <w:sz w:val="22"/>
          <w:szCs w:val="27"/>
        </w:rPr>
        <w:t>就是</w:t>
      </w:r>
      <w:r w:rsidRPr="002D3934">
        <w:rPr>
          <w:rFonts w:ascii="Georgia" w:hAnsi="Georgia"/>
          <w:color w:val="000000" w:themeColor="text1"/>
          <w:sz w:val="22"/>
          <w:szCs w:val="27"/>
        </w:rPr>
        <w:t xml:space="preserve"> id </w:t>
      </w:r>
      <w:r w:rsidRPr="002D3934">
        <w:rPr>
          <w:rFonts w:ascii="Georgia" w:hAnsi="Georgia"/>
          <w:color w:val="000000" w:themeColor="text1"/>
          <w:sz w:val="22"/>
          <w:szCs w:val="27"/>
        </w:rPr>
        <w:t>函数的类型</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 -&gt; a</w:t>
      </w:r>
    </w:p>
    <w:p w:rsidR="00835BDC" w:rsidRPr="002D3934" w:rsidRDefault="00835BDC" w:rsidP="00835BDC">
      <w:pPr>
        <w:widowControl/>
        <w:numPr>
          <w:ilvl w:val="0"/>
          <w:numId w:val="4"/>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compose </w:t>
      </w:r>
      <w:r w:rsidRPr="002D3934">
        <w:rPr>
          <w:rFonts w:ascii="Georgia" w:hAnsi="Georgia"/>
          <w:color w:val="000000" w:themeColor="text1"/>
          <w:sz w:val="22"/>
          <w:szCs w:val="27"/>
        </w:rPr>
        <w:t>当然就是函数组合的类型</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type </w:t>
      </w:r>
      <w:proofErr w:type="spellStart"/>
      <w:r w:rsidRPr="002D3934">
        <w:rPr>
          <w:rFonts w:ascii="Consolas" w:hAnsi="Consolas" w:cs="Consolas"/>
          <w:color w:val="000000" w:themeColor="text1"/>
          <w:sz w:val="21"/>
        </w:rPr>
        <w:t>Hask</w:t>
      </w:r>
      <w:proofErr w:type="spellEnd"/>
      <w:r w:rsidRPr="002D3934">
        <w:rPr>
          <w:rFonts w:ascii="Consolas" w:hAnsi="Consolas" w:cs="Consolas"/>
          <w:color w:val="000000" w:themeColor="text1"/>
          <w:sz w:val="21"/>
        </w:rPr>
        <w:t xml:space="preserve"> = (-&gt;)</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instance Category (</w:t>
      </w:r>
      <w:proofErr w:type="spellStart"/>
      <w:proofErr w:type="gramStart"/>
      <w:r w:rsidRPr="002D3934">
        <w:rPr>
          <w:rFonts w:ascii="Consolas" w:hAnsi="Consolas" w:cs="Consolas"/>
          <w:color w:val="000000" w:themeColor="text1"/>
          <w:sz w:val="21"/>
        </w:rPr>
        <w:t>Hask</w:t>
      </w:r>
      <w:proofErr w:type="spellEnd"/>
      <w:r w:rsidRPr="002D3934">
        <w:rPr>
          <w:rFonts w:ascii="Consolas" w:hAnsi="Consolas" w:cs="Consolas"/>
          <w:color w:val="000000" w:themeColor="text1"/>
          <w:sz w:val="21"/>
        </w:rPr>
        <w:t>::</w:t>
      </w:r>
      <w:proofErr w:type="gramEnd"/>
      <w:r w:rsidRPr="002D3934">
        <w:rPr>
          <w:rFonts w:ascii="Consolas" w:hAnsi="Consolas" w:cs="Consolas"/>
          <w:color w:val="000000" w:themeColor="text1"/>
          <w:sz w:val="21"/>
        </w:rPr>
        <w:t xml:space="preserve"> * -&gt; * -&gt; *)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gramStart"/>
      <w:r w:rsidRPr="002D3934">
        <w:rPr>
          <w:rFonts w:ascii="Consolas" w:hAnsi="Consolas" w:cs="Consolas"/>
          <w:color w:val="000000" w:themeColor="text1"/>
          <w:sz w:val="21"/>
        </w:rPr>
        <w:t>f .</w:t>
      </w:r>
      <w:proofErr w:type="gramEnd"/>
      <w:r w:rsidRPr="002D3934">
        <w:rPr>
          <w:rFonts w:ascii="Consolas" w:hAnsi="Consolas" w:cs="Consolas"/>
          <w:color w:val="000000" w:themeColor="text1"/>
          <w:sz w:val="21"/>
        </w:rPr>
        <w:t xml:space="preserve"> g) x = f (g x)</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我们看见新的关键字</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instance</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，这表示</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Hask</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是</w:t>
      </w:r>
      <w:r w:rsidRPr="002D3934">
        <w:rPr>
          <w:rFonts w:ascii="Georgia" w:hAnsi="Georgia"/>
          <w:color w:val="000000" w:themeColor="text1"/>
          <w:sz w:val="22"/>
          <w:szCs w:val="27"/>
        </w:rPr>
        <w:t xml:space="preserve"> Type class Category </w:t>
      </w:r>
      <w:r w:rsidRPr="002D3934">
        <w:rPr>
          <w:rFonts w:ascii="Georgia" w:hAnsi="Georgia"/>
          <w:color w:val="000000" w:themeColor="text1"/>
          <w:sz w:val="22"/>
          <w:szCs w:val="27"/>
        </w:rPr>
        <w:t>的实例类型，也就是说我们可以</w:t>
      </w:r>
      <w:proofErr w:type="spellStart"/>
      <w:r w:rsidRPr="002D3934">
        <w:rPr>
          <w:rFonts w:ascii="Georgia" w:hAnsi="Georgia"/>
          <w:color w:val="000000" w:themeColor="text1"/>
          <w:sz w:val="22"/>
          <w:szCs w:val="27"/>
        </w:rPr>
        <w:t>Hask</w:t>
      </w:r>
      <w:proofErr w:type="spellEnd"/>
      <w:r w:rsidRPr="002D3934">
        <w:rPr>
          <w:rFonts w:ascii="Georgia" w:hAnsi="Georgia"/>
          <w:color w:val="000000" w:themeColor="text1"/>
          <w:sz w:val="22"/>
          <w:szCs w:val="27"/>
        </w:rPr>
        <w:t>的</w:t>
      </w:r>
      <w:proofErr w:type="gramStart"/>
      <w:r w:rsidRPr="002D3934">
        <w:rPr>
          <w:rFonts w:ascii="Georgia" w:hAnsi="Georgia"/>
          <w:color w:val="000000" w:themeColor="text1"/>
          <w:sz w:val="22"/>
          <w:szCs w:val="27"/>
        </w:rPr>
        <w:t>个</w:t>
      </w:r>
      <w:proofErr w:type="gramEnd"/>
      <w:r w:rsidRPr="002D3934">
        <w:rPr>
          <w:rFonts w:ascii="Georgia" w:hAnsi="Georgia"/>
          <w:color w:val="000000" w:themeColor="text1"/>
          <w:sz w:val="22"/>
          <w:szCs w:val="27"/>
        </w:rPr>
        <w:t>构造器</w:t>
      </w:r>
      <w:proofErr w:type="gramStart"/>
      <w:r w:rsidRPr="002D3934">
        <w:rPr>
          <w:rFonts w:ascii="Georgia" w:hAnsi="Georgia"/>
          <w:color w:val="000000" w:themeColor="text1"/>
          <w:sz w:val="22"/>
          <w:szCs w:val="27"/>
        </w:rPr>
        <w:t>去真的</w:t>
      </w:r>
      <w:proofErr w:type="gramEnd"/>
      <w:r w:rsidRPr="002D3934">
        <w:rPr>
          <w:rFonts w:ascii="Georgia" w:hAnsi="Georgia"/>
          <w:color w:val="000000" w:themeColor="text1"/>
          <w:sz w:val="22"/>
          <w:szCs w:val="27"/>
        </w:rPr>
        <w:t>构造一个类型</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比如：</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(-&gt;) a </w:t>
      </w:r>
      <w:proofErr w:type="spellStart"/>
      <w:r w:rsidRPr="002D3934">
        <w:rPr>
          <w:rFonts w:ascii="Consolas" w:hAnsi="Consolas" w:cs="Consolas"/>
          <w:color w:val="000000" w:themeColor="text1"/>
          <w:sz w:val="21"/>
        </w:rPr>
        <w:t>a</w:t>
      </w:r>
      <w:proofErr w:type="spellEnd"/>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就构造了一个从</w:t>
      </w:r>
      <w:r w:rsidRPr="002D3934">
        <w:rPr>
          <w:rFonts w:ascii="Georgia" w:hAnsi="Georgia"/>
          <w:color w:val="000000" w:themeColor="text1"/>
          <w:sz w:val="22"/>
          <w:szCs w:val="27"/>
        </w:rPr>
        <w:t>a</w:t>
      </w:r>
      <w:r w:rsidRPr="002D3934">
        <w:rPr>
          <w:rFonts w:ascii="Georgia" w:hAnsi="Georgia"/>
          <w:color w:val="000000" w:themeColor="text1"/>
          <w:sz w:val="22"/>
          <w:szCs w:val="27"/>
        </w:rPr>
        <w:t>类型到</w:t>
      </w:r>
      <w:r w:rsidRPr="002D3934">
        <w:rPr>
          <w:rFonts w:ascii="Georgia" w:hAnsi="Georgia"/>
          <w:color w:val="000000" w:themeColor="text1"/>
          <w:sz w:val="22"/>
          <w:szCs w:val="27"/>
        </w:rPr>
        <w:t>a</w:t>
      </w:r>
      <w:r w:rsidRPr="002D3934">
        <w:rPr>
          <w:rFonts w:ascii="Georgia" w:hAnsi="Georgia"/>
          <w:color w:val="000000" w:themeColor="text1"/>
          <w:sz w:val="22"/>
          <w:szCs w:val="27"/>
        </w:rPr>
        <w:t>类型的</w:t>
      </w:r>
      <w:proofErr w:type="gramStart"/>
      <w:r w:rsidRPr="002D3934">
        <w:rPr>
          <w:rFonts w:ascii="Georgia" w:hAnsi="Georgia"/>
          <w:color w:val="000000" w:themeColor="text1"/>
          <w:sz w:val="22"/>
          <w:szCs w:val="27"/>
        </w:rPr>
        <w:t>的</w:t>
      </w:r>
      <w:proofErr w:type="gramEnd"/>
      <w:r w:rsidRPr="002D3934">
        <w:rPr>
          <w:rFonts w:ascii="Georgia" w:hAnsi="Georgia"/>
          <w:color w:val="000000" w:themeColor="text1"/>
          <w:sz w:val="22"/>
          <w:szCs w:val="27"/>
        </w:rPr>
        <w:t>类型</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构造出来的这个类型可以作为</w:t>
      </w:r>
      <w:r w:rsidRPr="002D3934">
        <w:rPr>
          <w:rFonts w:ascii="Georgia" w:hAnsi="Georgia"/>
          <w:color w:val="000000" w:themeColor="text1"/>
          <w:sz w:val="22"/>
          <w:szCs w:val="27"/>
        </w:rPr>
        <w:t xml:space="preserve"> id </w:t>
      </w:r>
      <w:r w:rsidRPr="002D3934">
        <w:rPr>
          <w:rFonts w:ascii="Georgia" w:hAnsi="Georgia"/>
          <w:color w:val="000000" w:themeColor="text1"/>
          <w:sz w:val="22"/>
          <w:szCs w:val="27"/>
        </w:rPr>
        <w:t>函数的类型</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gramStart"/>
      <w:r w:rsidRPr="002D3934">
        <w:rPr>
          <w:rFonts w:ascii="Consolas" w:hAnsi="Consolas" w:cs="Consolas"/>
          <w:color w:val="000000" w:themeColor="text1"/>
          <w:sz w:val="21"/>
        </w:rPr>
        <w:t>id :</w:t>
      </w:r>
      <w:proofErr w:type="gramEnd"/>
      <w:r w:rsidRPr="002D3934">
        <w:rPr>
          <w:rFonts w:ascii="Consolas" w:hAnsi="Consolas" w:cs="Consolas"/>
          <w:color w:val="000000" w:themeColor="text1"/>
          <w:sz w:val="21"/>
        </w:rPr>
        <w:t xml:space="preserve">: (-&gt;) a </w:t>
      </w:r>
      <w:proofErr w:type="spellStart"/>
      <w:r w:rsidRPr="002D3934">
        <w:rPr>
          <w:rFonts w:ascii="Consolas" w:hAnsi="Consolas" w:cs="Consolas"/>
          <w:color w:val="000000" w:themeColor="text1"/>
          <w:sz w:val="21"/>
        </w:rPr>
        <w:t>a</w:t>
      </w:r>
      <w:proofErr w:type="spellEnd"/>
    </w:p>
    <w:p w:rsidR="00835BDC" w:rsidRPr="002D3934" w:rsidRDefault="00835BDC" w:rsidP="00835BDC">
      <w:pPr>
        <w:pStyle w:val="4"/>
        <w:shd w:val="clear" w:color="auto" w:fill="FFFFFF"/>
        <w:spacing w:before="240" w:after="120"/>
        <w:rPr>
          <w:rFonts w:ascii="Helvetica" w:hAnsi="Helvetica" w:cs="Helvetica"/>
          <w:color w:val="000000" w:themeColor="text1"/>
          <w:sz w:val="21"/>
          <w:szCs w:val="24"/>
        </w:rPr>
      </w:pPr>
      <w:r w:rsidRPr="002D3934">
        <w:rPr>
          <w:rFonts w:ascii="Helvetica" w:hAnsi="Helvetica" w:cs="Helvetica"/>
          <w:i/>
          <w:iCs/>
          <w:color w:val="000000" w:themeColor="text1"/>
          <w:sz w:val="22"/>
        </w:rPr>
        <w:t>Duel</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每个</w:t>
      </w:r>
      <w:r w:rsidRPr="002D3934">
        <w:rPr>
          <w:rFonts w:ascii="Georgia" w:hAnsi="Georgia"/>
          <w:color w:val="000000" w:themeColor="text1"/>
          <w:sz w:val="22"/>
          <w:szCs w:val="27"/>
        </w:rPr>
        <w:t xml:space="preserve"> Category</w:t>
      </w:r>
      <w:r w:rsidRPr="002D3934">
        <w:rPr>
          <w:rFonts w:ascii="Georgia" w:hAnsi="Georgia"/>
          <w:color w:val="000000" w:themeColor="text1"/>
          <w:sz w:val="22"/>
          <w:szCs w:val="27"/>
        </w:rPr>
        <w:t>还有一个镜像，什么都一样，除了箭头是反的</w:t>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r w:rsidRPr="002D3934">
        <w:rPr>
          <w:rFonts w:ascii="Helvetica" w:hAnsi="Helvetica" w:cs="Helvetica"/>
          <w:i/>
          <w:iCs/>
          <w:color w:val="000000" w:themeColor="text1"/>
          <w:sz w:val="24"/>
        </w:rPr>
        <w:ruby>
          <w:rubyPr>
            <w:rubyAlign w:val="distributeSpace"/>
            <w:hps w:val="27"/>
            <w:hpsRaise w:val="24"/>
            <w:hpsBaseText w:val="24"/>
            <w:lid w:val="zh-CN"/>
          </w:rubyPr>
          <w:rt>
            <w:r w:rsidR="00835BDC" w:rsidRPr="002D3934">
              <w:rPr>
                <w:rFonts w:ascii="Helvetica" w:hAnsi="Helvetica" w:cs="Helvetica"/>
                <w:i/>
                <w:iCs/>
                <w:color w:val="000000" w:themeColor="text1"/>
                <w:sz w:val="24"/>
              </w:rPr>
              <w:t>Functor</w:t>
            </w:r>
          </w:rt>
          <w:rubyBase>
            <w:r w:rsidR="00835BDC" w:rsidRPr="002D3934">
              <w:rPr>
                <w:rFonts w:ascii="Helvetica" w:hAnsi="Helvetica" w:cs="Helvetica"/>
                <w:i/>
                <w:iCs/>
                <w:color w:val="000000" w:themeColor="text1"/>
                <w:sz w:val="24"/>
              </w:rPr>
              <w:t>函子</w:t>
            </w:r>
          </w:rubyBase>
        </w:ruby>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两个范畴中间可以用叫</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的东西来连接起来，简称</w:t>
      </w:r>
      <w:r w:rsidRPr="002D3934">
        <w:rPr>
          <w:rFonts w:ascii="Georgia" w:hAnsi="Georgia"/>
          <w:color w:val="000000" w:themeColor="text1"/>
          <w:sz w:val="22"/>
          <w:szCs w:val="27"/>
        </w:rPr>
        <w:t xml:space="preserve"> T</w:t>
      </w:r>
      <w:r w:rsidRPr="002D3934">
        <w:rPr>
          <w:rFonts w:ascii="Georgia" w:hAnsi="Georgia"/>
          <w:color w:val="000000" w:themeColor="text1"/>
          <w:sz w:val="22"/>
          <w:szCs w:val="27"/>
        </w:rPr>
        <w:t>。</w:t>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2:</w:t>
      </w:r>
      <w:r w:rsidRPr="002D3934">
        <w:rPr>
          <w:rStyle w:val="apple-converted-space"/>
          <w:rFonts w:ascii="Georgia" w:hAnsi="Georgia"/>
          <w:color w:val="000000" w:themeColor="text1"/>
          <w:sz w:val="22"/>
          <w:szCs w:val="27"/>
        </w:rPr>
        <w:t>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C D T, </w:t>
      </w:r>
      <w:r w:rsidRPr="002D3934">
        <w:rPr>
          <w:rFonts w:ascii="Georgia" w:hAnsi="Georgia"/>
          <w:color w:val="000000" w:themeColor="text1"/>
          <w:sz w:val="22"/>
          <w:szCs w:val="27"/>
        </w:rPr>
        <w:t>从</w:t>
      </w:r>
      <w:r w:rsidRPr="002D3934">
        <w:rPr>
          <w:rFonts w:ascii="Georgia" w:hAnsi="Georgia"/>
          <w:color w:val="000000" w:themeColor="text1"/>
          <w:sz w:val="22"/>
          <w:szCs w:val="27"/>
        </w:rPr>
        <w:t xml:space="preserve"> C </w:t>
      </w:r>
      <w:r w:rsidRPr="002D3934">
        <w:rPr>
          <w:rFonts w:ascii="Georgia" w:hAnsi="Georgia"/>
          <w:color w:val="000000" w:themeColor="text1"/>
          <w:sz w:val="22"/>
          <w:szCs w:val="27"/>
        </w:rPr>
        <w:t>到</w:t>
      </w:r>
      <w:r w:rsidRPr="002D3934">
        <w:rPr>
          <w:rFonts w:ascii="Georgia" w:hAnsi="Georgia"/>
          <w:color w:val="000000" w:themeColor="text1"/>
          <w:sz w:val="22"/>
          <w:szCs w:val="27"/>
        </w:rPr>
        <w:t xml:space="preserve"> D </w:t>
      </w:r>
      <w:r w:rsidRPr="002D3934">
        <w:rPr>
          <w:rFonts w:ascii="Georgia" w:hAnsi="Georgia"/>
          <w:color w:val="000000" w:themeColor="text1"/>
          <w:sz w:val="22"/>
          <w:szCs w:val="27"/>
        </w:rPr>
        <w:t>范畴的</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所以大部分把</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/Monad</w:t>
      </w:r>
      <w:r w:rsidRPr="002D3934">
        <w:rPr>
          <w:rFonts w:ascii="Georgia" w:hAnsi="Georgia"/>
          <w:color w:val="000000" w:themeColor="text1"/>
          <w:sz w:val="22"/>
          <w:szCs w:val="27"/>
        </w:rPr>
        <w:t>比喻成盒子其实在定义上是错的，虽然这样比喻比较容易理解，在使用上问题也不大。但是，</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只是从一个范畴到另一个范畴的映射关系而已。</w:t>
      </w:r>
    </w:p>
    <w:p w:rsidR="00835BDC" w:rsidRPr="002D3934" w:rsidRDefault="00835BDC" w:rsidP="00835BDC">
      <w:pPr>
        <w:widowControl/>
        <w:numPr>
          <w:ilvl w:val="0"/>
          <w:numId w:val="5"/>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范畴间</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东西的</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标记为</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T(O)</w:t>
      </w:r>
    </w:p>
    <w:p w:rsidR="00835BDC" w:rsidRPr="002D3934" w:rsidRDefault="00835BDC" w:rsidP="00835BDC">
      <w:pPr>
        <w:widowControl/>
        <w:numPr>
          <w:ilvl w:val="0"/>
          <w:numId w:val="5"/>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范畴间</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箭头的</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标记为</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T(~&gt;)</w:t>
      </w:r>
    </w:p>
    <w:p w:rsidR="00835BDC" w:rsidRPr="002D3934" w:rsidRDefault="00835BDC" w:rsidP="00835BDC">
      <w:pPr>
        <w:widowControl/>
        <w:numPr>
          <w:ilvl w:val="0"/>
          <w:numId w:val="5"/>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任何范畴</w:t>
      </w:r>
      <w:r w:rsidRPr="002D3934">
        <w:rPr>
          <w:rFonts w:ascii="Georgia" w:hAnsi="Georgia"/>
          <w:color w:val="000000" w:themeColor="text1"/>
          <w:sz w:val="22"/>
          <w:szCs w:val="27"/>
        </w:rPr>
        <w:t>C</w:t>
      </w:r>
      <w:r w:rsidRPr="002D3934">
        <w:rPr>
          <w:rFonts w:ascii="Georgia" w:hAnsi="Georgia"/>
          <w:color w:val="000000" w:themeColor="text1"/>
          <w:sz w:val="22"/>
          <w:szCs w:val="27"/>
        </w:rPr>
        <w:t>上存在一个</w:t>
      </w:r>
      <w:r w:rsidRPr="002D3934">
        <w:rPr>
          <w:rFonts w:ascii="Georgia" w:hAnsi="Georgia"/>
          <w:color w:val="000000" w:themeColor="text1"/>
          <w:sz w:val="22"/>
          <w:szCs w:val="27"/>
        </w:rPr>
        <w:t xml:space="preserve"> T </w:t>
      </w:r>
      <w:r w:rsidRPr="002D3934">
        <w:rPr>
          <w:rFonts w:ascii="Georgia" w:hAnsi="Georgia"/>
          <w:color w:val="000000" w:themeColor="text1"/>
          <w:sz w:val="22"/>
          <w:szCs w:val="27"/>
        </w:rPr>
        <w:t>把所有的</w:t>
      </w:r>
      <w:r w:rsidRPr="002D3934">
        <w:rPr>
          <w:rFonts w:ascii="Georgia" w:hAnsi="Georgia"/>
          <w:color w:val="000000" w:themeColor="text1"/>
          <w:sz w:val="22"/>
          <w:szCs w:val="27"/>
        </w:rPr>
        <w:t xml:space="preserve"> O </w:t>
      </w:r>
      <w:r w:rsidRPr="002D3934">
        <w:rPr>
          <w:rFonts w:ascii="Georgia" w:hAnsi="Georgia"/>
          <w:color w:val="000000" w:themeColor="text1"/>
          <w:sz w:val="22"/>
          <w:szCs w:val="27"/>
        </w:rPr>
        <w:t>和</w:t>
      </w:r>
      <w:r w:rsidRPr="002D3934">
        <w:rPr>
          <w:rFonts w:ascii="Georgia" w:hAnsi="Georgia"/>
          <w:color w:val="000000" w:themeColor="text1"/>
          <w:sz w:val="22"/>
          <w:szCs w:val="27"/>
        </w:rPr>
        <w:t xml:space="preserve"> ~&gt; </w:t>
      </w:r>
      <w:r w:rsidRPr="002D3934">
        <w:rPr>
          <w:rFonts w:ascii="Georgia" w:hAnsi="Georgia"/>
          <w:color w:val="000000" w:themeColor="text1"/>
          <w:sz w:val="22"/>
          <w:szCs w:val="27"/>
        </w:rPr>
        <w:t>都映射到自己，标记为</w:t>
      </w:r>
      <w:r w:rsidRPr="002D3934">
        <w:rPr>
          <w:rFonts w:ascii="Georgia" w:hAnsi="Georgia"/>
          <w:color w:val="000000" w:themeColor="text1"/>
          <w:sz w:val="22"/>
          <w:szCs w:val="27"/>
        </w:rPr>
        <w:t xml:space="preserve">id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1</w:t>
      </w:r>
      <w:r w:rsidRPr="002D3934">
        <w:rPr>
          <w:rFonts w:ascii="Georgia" w:hAnsi="Georgia"/>
          <w:color w:val="000000" w:themeColor="text1"/>
          <w:sz w:val="22"/>
          <w:szCs w:val="27"/>
          <w:vertAlign w:val="subscript"/>
        </w:rPr>
        <w:t>C</w:t>
      </w:r>
    </w:p>
    <w:p w:rsidR="00835BDC" w:rsidRPr="002D3934" w:rsidRDefault="00835BDC" w:rsidP="00835BDC">
      <w:pPr>
        <w:widowControl/>
        <w:numPr>
          <w:ilvl w:val="1"/>
          <w:numId w:val="5"/>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1</w:t>
      </w:r>
      <w:r w:rsidRPr="002D3934">
        <w:rPr>
          <w:rFonts w:ascii="Georgia" w:hAnsi="Georgia"/>
          <w:color w:val="000000" w:themeColor="text1"/>
          <w:sz w:val="22"/>
          <w:szCs w:val="27"/>
          <w:vertAlign w:val="subscript"/>
        </w:rPr>
        <w:t>C</w:t>
      </w:r>
      <w:r w:rsidRPr="002D3934">
        <w:rPr>
          <w:rFonts w:ascii="Georgia" w:hAnsi="Georgia"/>
          <w:color w:val="000000" w:themeColor="text1"/>
          <w:sz w:val="22"/>
          <w:szCs w:val="27"/>
        </w:rPr>
        <w:t>(O) = O</w:t>
      </w:r>
    </w:p>
    <w:p w:rsidR="00835BDC" w:rsidRPr="002D3934" w:rsidRDefault="00835BDC" w:rsidP="00835BDC">
      <w:pPr>
        <w:widowControl/>
        <w:numPr>
          <w:ilvl w:val="1"/>
          <w:numId w:val="5"/>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1</w:t>
      </w:r>
      <w:proofErr w:type="gramStart"/>
      <w:r w:rsidRPr="002D3934">
        <w:rPr>
          <w:rFonts w:ascii="Georgia" w:hAnsi="Georgia"/>
          <w:color w:val="000000" w:themeColor="text1"/>
          <w:sz w:val="22"/>
          <w:szCs w:val="27"/>
          <w:vertAlign w:val="subscript"/>
        </w:rPr>
        <w:t>C</w:t>
      </w:r>
      <w:r w:rsidRPr="002D3934">
        <w:rPr>
          <w:rFonts w:ascii="Georgia" w:hAnsi="Georgia"/>
          <w:color w:val="000000" w:themeColor="text1"/>
          <w:sz w:val="22"/>
          <w:szCs w:val="27"/>
        </w:rPr>
        <w:t>(</w:t>
      </w:r>
      <w:proofErr w:type="gramEnd"/>
      <w:r w:rsidRPr="002D3934">
        <w:rPr>
          <w:rFonts w:ascii="Georgia" w:hAnsi="Georgia"/>
          <w:color w:val="000000" w:themeColor="text1"/>
          <w:sz w:val="22"/>
          <w:szCs w:val="27"/>
        </w:rPr>
        <w:t>~&gt;) = ~&gt;</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class (Category c, Category d) =&gt; </w:t>
      </w:r>
      <w:proofErr w:type="spellStart"/>
      <w:r w:rsidRPr="002D3934">
        <w:rPr>
          <w:rFonts w:ascii="Consolas" w:hAnsi="Consolas" w:cs="Consolas"/>
          <w:color w:val="000000" w:themeColor="text1"/>
          <w:sz w:val="21"/>
        </w:rPr>
        <w:t>Functor</w:t>
      </w:r>
      <w:proofErr w:type="spellEnd"/>
      <w:r w:rsidRPr="002D3934">
        <w:rPr>
          <w:rFonts w:ascii="Consolas" w:hAnsi="Consolas" w:cs="Consolas"/>
          <w:color w:val="000000" w:themeColor="text1"/>
          <w:sz w:val="21"/>
        </w:rPr>
        <w:t xml:space="preserve"> c d t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spellStart"/>
      <w:proofErr w:type="gramStart"/>
      <w:r w:rsidRPr="002D3934">
        <w:rPr>
          <w:rFonts w:ascii="Consolas" w:hAnsi="Consolas" w:cs="Consolas"/>
          <w:color w:val="000000" w:themeColor="text1"/>
          <w:sz w:val="21"/>
        </w:rPr>
        <w:t>fmap</w:t>
      </w:r>
      <w:proofErr w:type="spellEnd"/>
      <w:r w:rsidRPr="002D3934">
        <w:rPr>
          <w:rFonts w:ascii="Consolas" w:hAnsi="Consolas" w:cs="Consolas"/>
          <w:color w:val="000000" w:themeColor="text1"/>
          <w:sz w:val="21"/>
        </w:rPr>
        <w:t xml:space="preserve"> :</w:t>
      </w:r>
      <w:proofErr w:type="gramEnd"/>
      <w:r w:rsidRPr="002D3934">
        <w:rPr>
          <w:rFonts w:ascii="Consolas" w:hAnsi="Consolas" w:cs="Consolas"/>
          <w:color w:val="000000" w:themeColor="text1"/>
          <w:sz w:val="21"/>
        </w:rPr>
        <w:t>: c a b -&gt; d (t a) (t b)</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proofErr w:type="spellStart"/>
      <w:r w:rsidRPr="002D3934">
        <w:rPr>
          <w:rStyle w:val="HTML"/>
          <w:rFonts w:ascii="Consolas" w:hAnsi="Consolas" w:cs="Consolas"/>
          <w:color w:val="000000" w:themeColor="text1"/>
          <w:sz w:val="21"/>
          <w:shd w:val="clear" w:color="auto" w:fill="EEEEEE"/>
        </w:rPr>
        <w:t>Functor</w:t>
      </w:r>
      <w:proofErr w:type="spellEnd"/>
      <w:r w:rsidRPr="002D3934">
        <w:rPr>
          <w:rStyle w:val="HTML"/>
          <w:rFonts w:ascii="Consolas" w:hAnsi="Consolas" w:cs="Consolas"/>
          <w:color w:val="000000" w:themeColor="text1"/>
          <w:sz w:val="21"/>
          <w:shd w:val="clear" w:color="auto" w:fill="EEEEEE"/>
        </w:rPr>
        <w:t xml:space="preserve"> c d t</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这表示从范畴</w:t>
      </w:r>
      <w:r w:rsidRPr="002D3934">
        <w:rPr>
          <w:rFonts w:ascii="Georgia" w:hAnsi="Georgia"/>
          <w:color w:val="000000" w:themeColor="text1"/>
          <w:sz w:val="22"/>
          <w:szCs w:val="27"/>
        </w:rPr>
        <w:t xml:space="preserve"> c </w:t>
      </w:r>
      <w:r w:rsidRPr="002D3934">
        <w:rPr>
          <w:rFonts w:ascii="Georgia" w:hAnsi="Georgia"/>
          <w:color w:val="000000" w:themeColor="text1"/>
          <w:sz w:val="22"/>
          <w:szCs w:val="27"/>
        </w:rPr>
        <w:t>到范畴</w:t>
      </w:r>
      <w:r w:rsidRPr="002D3934">
        <w:rPr>
          <w:rFonts w:ascii="Georgia" w:hAnsi="Georgia"/>
          <w:color w:val="000000" w:themeColor="text1"/>
          <w:sz w:val="22"/>
          <w:szCs w:val="27"/>
        </w:rPr>
        <w:t xml:space="preserve"> d </w:t>
      </w:r>
      <w:r w:rsidRPr="002D3934">
        <w:rPr>
          <w:rFonts w:ascii="Georgia" w:hAnsi="Georgia"/>
          <w:color w:val="000000" w:themeColor="text1"/>
          <w:sz w:val="22"/>
          <w:szCs w:val="27"/>
        </w:rPr>
        <w:t>的一个</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如果把范畴</w:t>
      </w:r>
      <w:r w:rsidRPr="002D3934">
        <w:rPr>
          <w:rFonts w:ascii="Georgia" w:hAnsi="Georgia"/>
          <w:color w:val="000000" w:themeColor="text1"/>
          <w:sz w:val="22"/>
          <w:szCs w:val="27"/>
        </w:rPr>
        <w:t xml:space="preserve"> c </w:t>
      </w:r>
      <w:r w:rsidRPr="002D3934">
        <w:rPr>
          <w:rFonts w:ascii="Georgia" w:hAnsi="Georgia"/>
          <w:color w:val="000000" w:themeColor="text1"/>
          <w:sz w:val="22"/>
          <w:szCs w:val="27"/>
        </w:rPr>
        <w:t>和</w:t>
      </w:r>
      <w:r w:rsidRPr="002D3934">
        <w:rPr>
          <w:rFonts w:ascii="Georgia" w:hAnsi="Georgia"/>
          <w:color w:val="000000" w:themeColor="text1"/>
          <w:sz w:val="22"/>
          <w:szCs w:val="27"/>
        </w:rPr>
        <w:t xml:space="preserve"> d </w:t>
      </w:r>
      <w:r w:rsidRPr="002D3934">
        <w:rPr>
          <w:rFonts w:ascii="Georgia" w:hAnsi="Georgia"/>
          <w:color w:val="000000" w:themeColor="text1"/>
          <w:sz w:val="22"/>
          <w:szCs w:val="27"/>
        </w:rPr>
        <w:t>都限制到</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Hask</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范畴</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class </w:t>
      </w:r>
      <w:proofErr w:type="spellStart"/>
      <w:r w:rsidRPr="002D3934">
        <w:rPr>
          <w:rFonts w:ascii="Consolas" w:hAnsi="Consolas" w:cs="Consolas"/>
          <w:color w:val="000000" w:themeColor="text1"/>
          <w:sz w:val="21"/>
        </w:rPr>
        <w:t>Functor</w:t>
      </w:r>
      <w:proofErr w:type="spellEnd"/>
      <w:r w:rsidRPr="002D3934">
        <w:rPr>
          <w:rFonts w:ascii="Consolas" w:hAnsi="Consolas" w:cs="Consolas"/>
          <w:color w:val="000000" w:themeColor="text1"/>
          <w:sz w:val="21"/>
        </w:rPr>
        <w:t xml:space="preserve"> (-&gt;) (-&gt;) t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spellStart"/>
      <w:proofErr w:type="gramStart"/>
      <w:r w:rsidRPr="002D3934">
        <w:rPr>
          <w:rFonts w:ascii="Consolas" w:hAnsi="Consolas" w:cs="Consolas"/>
          <w:color w:val="000000" w:themeColor="text1"/>
          <w:sz w:val="21"/>
        </w:rPr>
        <w:t>fmap</w:t>
      </w:r>
      <w:proofErr w:type="spellEnd"/>
      <w:r w:rsidRPr="002D3934">
        <w:rPr>
          <w:rFonts w:ascii="Consolas" w:hAnsi="Consolas" w:cs="Consolas"/>
          <w:color w:val="000000" w:themeColor="text1"/>
          <w:sz w:val="21"/>
        </w:rPr>
        <w:t xml:space="preserve"> :</w:t>
      </w:r>
      <w:proofErr w:type="gramEnd"/>
      <w:r w:rsidRPr="002D3934">
        <w:rPr>
          <w:rFonts w:ascii="Consolas" w:hAnsi="Consolas" w:cs="Consolas"/>
          <w:color w:val="000000" w:themeColor="text1"/>
          <w:sz w:val="21"/>
        </w:rPr>
        <w:t>: (-&gt;) a b -&gt; (-&gt;) (t a) (t b)</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Style w:val="HTML"/>
          <w:rFonts w:ascii="Consolas" w:hAnsi="Consolas" w:cs="Consolas"/>
          <w:color w:val="000000" w:themeColor="text1"/>
          <w:sz w:val="21"/>
          <w:shd w:val="clear" w:color="auto" w:fill="EEEEEE"/>
        </w:rPr>
        <w:t>-&gt;</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在</w:t>
      </w:r>
      <w:r w:rsidRPr="002D3934">
        <w:rPr>
          <w:rFonts w:ascii="Georgia" w:hAnsi="Georgia"/>
          <w:color w:val="000000" w:themeColor="text1"/>
          <w:sz w:val="22"/>
          <w:szCs w:val="27"/>
        </w:rPr>
        <w:t xml:space="preserve"> Haskell </w:t>
      </w:r>
      <w:r w:rsidRPr="002D3934">
        <w:rPr>
          <w:rFonts w:ascii="Georgia" w:hAnsi="Georgia"/>
          <w:color w:val="000000" w:themeColor="text1"/>
          <w:sz w:val="22"/>
          <w:szCs w:val="27"/>
        </w:rPr>
        <w:t>中是中缀类型构造器，所以是可以写在中间的</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这样就会变成我们熟悉的</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Funtor</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Typeclass</w:t>
      </w:r>
      <w:proofErr w:type="spellEnd"/>
      <w:r w:rsidRPr="002D3934">
        <w:rPr>
          <w:rFonts w:ascii="Georgia" w:hAnsi="Georgia"/>
          <w:color w:val="000000" w:themeColor="text1"/>
          <w:sz w:val="22"/>
          <w:szCs w:val="27"/>
        </w:rPr>
        <w:t>（把</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的第一第二个参数去掉的话）</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class </w:t>
      </w:r>
      <w:proofErr w:type="spellStart"/>
      <w:r w:rsidRPr="002D3934">
        <w:rPr>
          <w:rFonts w:ascii="Consolas" w:hAnsi="Consolas" w:cs="Consolas"/>
          <w:color w:val="000000" w:themeColor="text1"/>
          <w:sz w:val="21"/>
        </w:rPr>
        <w:t>Functor</w:t>
      </w:r>
      <w:proofErr w:type="spellEnd"/>
      <w:r w:rsidRPr="002D3934">
        <w:rPr>
          <w:rFonts w:ascii="Consolas" w:hAnsi="Consolas" w:cs="Consolas"/>
          <w:color w:val="000000" w:themeColor="text1"/>
          <w:sz w:val="21"/>
        </w:rPr>
        <w:t xml:space="preserve"> t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spellStart"/>
      <w:proofErr w:type="gramStart"/>
      <w:r w:rsidRPr="002D3934">
        <w:rPr>
          <w:rFonts w:ascii="Consolas" w:hAnsi="Consolas" w:cs="Consolas"/>
          <w:color w:val="000000" w:themeColor="text1"/>
          <w:sz w:val="21"/>
        </w:rPr>
        <w:t>fmap</w:t>
      </w:r>
      <w:proofErr w:type="spellEnd"/>
      <w:r w:rsidRPr="002D3934">
        <w:rPr>
          <w:rFonts w:ascii="Consolas" w:hAnsi="Consolas" w:cs="Consolas"/>
          <w:color w:val="000000" w:themeColor="text1"/>
          <w:sz w:val="21"/>
        </w:rPr>
        <w:t xml:space="preserve"> :</w:t>
      </w:r>
      <w:proofErr w:type="gramEnd"/>
      <w:r w:rsidRPr="002D3934">
        <w:rPr>
          <w:rFonts w:ascii="Consolas" w:hAnsi="Consolas" w:cs="Consolas"/>
          <w:color w:val="000000" w:themeColor="text1"/>
          <w:sz w:val="21"/>
        </w:rPr>
        <w:t>: (a -&gt; b) -&gt; (t a -&gt; t b)</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而</w:t>
      </w:r>
      <w:r w:rsidRPr="002D3934">
        <w:rPr>
          <w:rStyle w:val="apple-converted-space"/>
          <w:rFonts w:ascii="Georgia" w:hAnsi="Georgia"/>
          <w:color w:val="000000" w:themeColor="text1"/>
          <w:sz w:val="22"/>
          <w:szCs w:val="27"/>
        </w:rPr>
        <w:t> </w:t>
      </w:r>
      <w:r w:rsidRPr="002D3934">
        <w:rPr>
          <w:rFonts w:ascii="Georgia" w:hAnsi="Georgia"/>
          <w:i/>
          <w:iCs/>
          <w:color w:val="000000" w:themeColor="text1"/>
          <w:sz w:val="22"/>
          <w:szCs w:val="27"/>
        </w:rPr>
        <w:ruby>
          <w:rubyPr>
            <w:rubyAlign w:val="distributeSpace"/>
            <w:hps w:val="27"/>
            <w:hpsRaise w:val="24"/>
            <w:hpsBaseText w:val="22"/>
            <w:lid w:val="zh-CN"/>
          </w:rubyPr>
          <w:rt>
            <w:r w:rsidR="00835BDC" w:rsidRPr="002D3934">
              <w:rPr>
                <w:rFonts w:ascii="Georgia" w:hAnsi="Georgia"/>
                <w:i/>
                <w:iCs/>
                <w:color w:val="000000" w:themeColor="text1"/>
                <w:sz w:val="22"/>
                <w:szCs w:val="27"/>
              </w:rPr>
              <w:t>endofunctor</w:t>
            </w:r>
          </w:rt>
          <w:rubyBase>
            <w:r w:rsidR="00835BDC" w:rsidRPr="002D3934">
              <w:rPr>
                <w:rFonts w:ascii="Georgia" w:hAnsi="Georgia"/>
                <w:i/>
                <w:iCs/>
                <w:color w:val="000000" w:themeColor="text1"/>
                <w:sz w:val="22"/>
                <w:szCs w:val="27"/>
              </w:rPr>
              <w:t>自函子</w:t>
            </w:r>
          </w:rubyBase>
        </w:ruby>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就是这种连接相同范畴的</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，因为它从范畴</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Hask</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到达同样的范畴</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Hask</w:t>
      </w:r>
      <w:proofErr w:type="spellEnd"/>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这里的</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fmap</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就是</w:t>
      </w:r>
      <w:r w:rsidRPr="002D3934">
        <w:rPr>
          <w:rFonts w:ascii="Georgia" w:hAnsi="Georgia"/>
          <w:color w:val="000000" w:themeColor="text1"/>
          <w:sz w:val="22"/>
          <w:szCs w:val="27"/>
        </w:rPr>
        <w:t xml:space="preserve"> T(~&gt;)</w:t>
      </w:r>
      <w:r w:rsidRPr="002D3934">
        <w:rPr>
          <w:rFonts w:ascii="Georgia" w:hAnsi="Georgia"/>
          <w:color w:val="000000" w:themeColor="text1"/>
          <w:sz w:val="22"/>
          <w:szCs w:val="27"/>
        </w:rPr>
        <w:t>，在</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Hask</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范畴上，所以是</w:t>
      </w:r>
      <w:r w:rsidRPr="002D3934">
        <w:rPr>
          <w:rFonts w:ascii="Georgia" w:hAnsi="Georgia"/>
          <w:color w:val="000000" w:themeColor="text1"/>
          <w:sz w:val="22"/>
          <w:szCs w:val="27"/>
        </w:rPr>
        <w:t xml:space="preserve"> T(-&gt;), </w:t>
      </w:r>
      <w:r w:rsidRPr="002D3934">
        <w:rPr>
          <w:rFonts w:ascii="Georgia" w:hAnsi="Georgia"/>
          <w:color w:val="000000" w:themeColor="text1"/>
          <w:sz w:val="22"/>
          <w:szCs w:val="27"/>
        </w:rPr>
        <w:t>这个箭头是函数，所以也能表示成</w:t>
      </w:r>
      <w:r w:rsidRPr="002D3934">
        <w:rPr>
          <w:rFonts w:ascii="Georgia" w:hAnsi="Georgia"/>
          <w:color w:val="000000" w:themeColor="text1"/>
          <w:sz w:val="22"/>
          <w:szCs w:val="27"/>
        </w:rPr>
        <w:t xml:space="preserve"> T(f) </w:t>
      </w:r>
      <w:r w:rsidRPr="002D3934">
        <w:rPr>
          <w:rFonts w:ascii="Georgia" w:hAnsi="Georgia"/>
          <w:color w:val="000000" w:themeColor="text1"/>
          <w:sz w:val="22"/>
          <w:szCs w:val="27"/>
        </w:rPr>
        <w:t>如果</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f:: a -&gt; b</w:t>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r w:rsidRPr="002D3934">
        <w:rPr>
          <w:rFonts w:ascii="Helvetica" w:hAnsi="Helvetica" w:cs="Helvetica"/>
          <w:i/>
          <w:iCs/>
          <w:color w:val="000000" w:themeColor="text1"/>
          <w:sz w:val="24"/>
        </w:rPr>
        <w:ruby>
          <w:rubyPr>
            <w:rubyAlign w:val="distributeSpace"/>
            <w:hps w:val="27"/>
            <w:hpsRaise w:val="24"/>
            <w:hpsBaseText w:val="24"/>
            <w:lid w:val="zh-CN"/>
          </w:rubyPr>
          <w:rt>
            <w:r w:rsidR="00835BDC" w:rsidRPr="002D3934">
              <w:rPr>
                <w:rFonts w:ascii="Helvetica" w:hAnsi="Helvetica" w:cs="Helvetica"/>
                <w:i/>
                <w:iCs/>
                <w:color w:val="000000" w:themeColor="text1"/>
                <w:sz w:val="24"/>
              </w:rPr>
              <w:t>+</w:t>
            </w:r>
            <w:r w:rsidR="00835BDC" w:rsidRPr="002D3934">
              <w:rPr>
                <w:rFonts w:ascii="Helvetica" w:hAnsi="Helvetica" w:cs="Helvetica"/>
                <w:i/>
                <w:iCs/>
                <w:color w:val="000000" w:themeColor="text1"/>
                <w:sz w:val="24"/>
              </w:rPr>
              <w:t>猫</w:t>
            </w:r>
            <w:r w:rsidR="00835BDC" w:rsidRPr="002D3934">
              <w:rPr>
                <w:rFonts w:ascii="Helvetica" w:hAnsi="Helvetica" w:cs="Helvetica"/>
                <w:i/>
                <w:iCs/>
                <w:color w:val="000000" w:themeColor="text1"/>
                <w:sz w:val="24"/>
              </w:rPr>
              <w:t>+</w:t>
            </w:r>
          </w:rt>
          <w:rubyBase>
            <w:r w:rsidR="00835BDC" w:rsidRPr="002D3934">
              <w:rPr>
                <w:rFonts w:ascii="Helvetica" w:hAnsi="Helvetica" w:cs="Helvetica"/>
                <w:i/>
                <w:iCs/>
                <w:color w:val="000000" w:themeColor="text1"/>
                <w:sz w:val="24"/>
              </w:rPr>
              <w:t>Cat</w:t>
            </w:r>
          </w:rubyBase>
        </w:ruby>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当我们把一个</w:t>
      </w:r>
      <w:r w:rsidRPr="002D3934">
        <w:rPr>
          <w:rFonts w:ascii="Georgia" w:hAnsi="Georgia"/>
          <w:color w:val="000000" w:themeColor="text1"/>
          <w:sz w:val="22"/>
          <w:szCs w:val="27"/>
        </w:rPr>
        <w:t>Category</w:t>
      </w:r>
      <w:r w:rsidRPr="002D3934">
        <w:rPr>
          <w:rFonts w:ascii="Georgia" w:hAnsi="Georgia"/>
          <w:color w:val="000000" w:themeColor="text1"/>
          <w:sz w:val="22"/>
          <w:szCs w:val="27"/>
        </w:rPr>
        <w:t>看成一个</w:t>
      </w:r>
      <w:r w:rsidRPr="002D3934">
        <w:rPr>
          <w:rFonts w:ascii="Georgia" w:hAnsi="Georgia"/>
          <w:color w:val="000000" w:themeColor="text1"/>
          <w:sz w:val="22"/>
          <w:szCs w:val="27"/>
        </w:rPr>
        <w:t>object</w:t>
      </w:r>
      <w:r w:rsidRPr="002D3934">
        <w:rPr>
          <w:rFonts w:ascii="Georgia" w:hAnsi="Georgia"/>
          <w:color w:val="000000" w:themeColor="text1"/>
          <w:sz w:val="22"/>
          <w:szCs w:val="27"/>
        </w:rPr>
        <w:t>，</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看成箭头，那么我们又得到了一个</w:t>
      </w:r>
      <w:r w:rsidRPr="002D3934">
        <w:rPr>
          <w:rFonts w:ascii="Georgia" w:hAnsi="Georgia"/>
          <w:color w:val="000000" w:themeColor="text1"/>
          <w:sz w:val="22"/>
          <w:szCs w:val="27"/>
        </w:rPr>
        <w:t>Category</w:t>
      </w:r>
      <w:r w:rsidRPr="002D3934">
        <w:rPr>
          <w:rFonts w:ascii="Georgia" w:hAnsi="Georgia"/>
          <w:color w:val="000000" w:themeColor="text1"/>
          <w:sz w:val="22"/>
          <w:szCs w:val="27"/>
        </w:rPr>
        <w:t>，这种</w:t>
      </w:r>
      <w:r w:rsidRPr="002D3934">
        <w:rPr>
          <w:rFonts w:ascii="Georgia" w:hAnsi="Georgia"/>
          <w:color w:val="000000" w:themeColor="text1"/>
          <w:sz w:val="22"/>
          <w:szCs w:val="27"/>
        </w:rPr>
        <w:t>object</w:t>
      </w:r>
      <w:r w:rsidRPr="002D3934">
        <w:rPr>
          <w:rFonts w:ascii="Georgia" w:hAnsi="Georgia"/>
          <w:color w:val="000000" w:themeColor="text1"/>
          <w:sz w:val="22"/>
          <w:szCs w:val="27"/>
        </w:rPr>
        <w:t>是</w:t>
      </w:r>
      <w:r w:rsidRPr="002D3934">
        <w:rPr>
          <w:rFonts w:ascii="Georgia" w:hAnsi="Georgia"/>
          <w:color w:val="000000" w:themeColor="text1"/>
          <w:sz w:val="22"/>
          <w:szCs w:val="27"/>
        </w:rPr>
        <w:t>category</w:t>
      </w:r>
      <w:r w:rsidRPr="002D3934">
        <w:rPr>
          <w:rFonts w:ascii="Georgia" w:hAnsi="Georgia"/>
          <w:color w:val="000000" w:themeColor="text1"/>
          <w:sz w:val="22"/>
          <w:szCs w:val="27"/>
        </w:rPr>
        <w:t>的</w:t>
      </w:r>
      <w:r w:rsidRPr="002D3934">
        <w:rPr>
          <w:rFonts w:ascii="Georgia" w:hAnsi="Georgia"/>
          <w:color w:val="000000" w:themeColor="text1"/>
          <w:sz w:val="22"/>
          <w:szCs w:val="27"/>
        </w:rPr>
        <w:t>category</w:t>
      </w:r>
      <w:r w:rsidRPr="002D3934">
        <w:rPr>
          <w:rFonts w:ascii="Georgia" w:hAnsi="Georgia"/>
          <w:color w:val="000000" w:themeColor="text1"/>
          <w:sz w:val="22"/>
          <w:szCs w:val="27"/>
        </w:rPr>
        <w:t>我们叫它</w:t>
      </w:r>
      <w:r w:rsidRPr="002D3934">
        <w:rPr>
          <w:rFonts w:ascii="Georgia" w:hAnsi="Georgia"/>
          <w:color w:val="000000" w:themeColor="text1"/>
          <w:sz w:val="22"/>
          <w:szCs w:val="27"/>
        </w:rPr>
        <w:t xml:space="preserve"> –</w:t>
      </w:r>
      <w:r w:rsidRPr="002D3934">
        <w:rPr>
          <w:rStyle w:val="apple-converted-space"/>
          <w:rFonts w:ascii="Georgia" w:hAnsi="Georgia"/>
          <w:color w:val="000000" w:themeColor="text1"/>
          <w:sz w:val="22"/>
          <w:szCs w:val="27"/>
        </w:rPr>
        <w:t> </w:t>
      </w:r>
      <w:r w:rsidRPr="002D3934">
        <w:rPr>
          <w:rFonts w:ascii="Georgia" w:hAnsi="Georgia"/>
          <w:i/>
          <w:iCs/>
          <w:color w:val="000000" w:themeColor="text1"/>
          <w:sz w:val="22"/>
          <w:szCs w:val="27"/>
        </w:rPr>
        <w:t>Cat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已经没法讲了，看</w:t>
      </w:r>
      <w:r w:rsidRPr="002D3934">
        <w:rPr>
          <w:rFonts w:ascii="Georgia" w:hAnsi="Georgia"/>
          <w:color w:val="000000" w:themeColor="text1"/>
          <w:sz w:val="22"/>
          <w:szCs w:val="27"/>
        </w:rPr>
        <w:t xml:space="preserve"> TODO </w:t>
      </w:r>
      <w:r w:rsidRPr="002D3934">
        <w:rPr>
          <w:rFonts w:ascii="Georgia" w:hAnsi="Georgia"/>
          <w:color w:val="000000" w:themeColor="text1"/>
          <w:sz w:val="22"/>
          <w:szCs w:val="27"/>
        </w:rPr>
        <w:t>图吧</w:t>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r w:rsidRPr="002D3934">
        <w:rPr>
          <w:rFonts w:ascii="Helvetica" w:hAnsi="Helvetica" w:cs="Helvetica"/>
          <w:i/>
          <w:iCs/>
          <w:color w:val="000000" w:themeColor="text1"/>
          <w:sz w:val="24"/>
        </w:rPr>
        <w:ruby>
          <w:rubyPr>
            <w:rubyAlign w:val="distributeSpace"/>
            <w:hps w:val="27"/>
            <w:hpsRaise w:val="24"/>
            <w:hpsBaseText w:val="24"/>
            <w:lid w:val="zh-CN"/>
          </w:rubyPr>
          <w:rt>
            <w:r w:rsidR="00835BDC" w:rsidRPr="002D3934">
              <w:rPr>
                <w:rFonts w:ascii="Helvetica" w:hAnsi="Helvetica" w:cs="Helvetica"/>
                <w:i/>
                <w:iCs/>
                <w:color w:val="000000" w:themeColor="text1"/>
                <w:sz w:val="24"/>
              </w:rPr>
              <w:t>Natural Transformations</w:t>
            </w:r>
          </w:rt>
          <w:rubyBase>
            <w:r w:rsidR="00835BDC" w:rsidRPr="002D3934">
              <w:rPr>
                <w:rFonts w:ascii="Helvetica" w:hAnsi="Helvetica" w:cs="Helvetica"/>
                <w:i/>
                <w:iCs/>
                <w:color w:val="000000" w:themeColor="text1"/>
                <w:sz w:val="24"/>
              </w:rPr>
              <w:t>自然变换</w:t>
            </w:r>
          </w:rubyBase>
        </w:ruby>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是范畴间的映射，而</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在</w:t>
      </w:r>
      <w:r w:rsidRPr="002D3934">
        <w:rPr>
          <w:rFonts w:ascii="Georgia" w:hAnsi="Georgia"/>
          <w:color w:val="000000" w:themeColor="text1"/>
          <w:sz w:val="22"/>
          <w:szCs w:val="27"/>
        </w:rPr>
        <w:t xml:space="preserve"> Cat </w:t>
      </w:r>
      <w:r w:rsidRPr="002D3934">
        <w:rPr>
          <w:rFonts w:ascii="Georgia" w:hAnsi="Georgia"/>
          <w:color w:val="000000" w:themeColor="text1"/>
          <w:sz w:val="22"/>
          <w:szCs w:val="27"/>
        </w:rPr>
        <w:t>范畴又是个箭头，所以，</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间的映射，也就是</w:t>
      </w:r>
      <w:r w:rsidRPr="002D3934">
        <w:rPr>
          <w:rFonts w:ascii="Georgia" w:hAnsi="Georgia"/>
          <w:color w:val="000000" w:themeColor="text1"/>
          <w:sz w:val="22"/>
          <w:szCs w:val="27"/>
        </w:rPr>
        <w:t xml:space="preserve"> Cat </w:t>
      </w:r>
      <w:r w:rsidRPr="002D3934">
        <w:rPr>
          <w:rFonts w:ascii="Georgia" w:hAnsi="Georgia"/>
          <w:color w:val="000000" w:themeColor="text1"/>
          <w:sz w:val="22"/>
          <w:szCs w:val="27"/>
        </w:rPr>
        <w:t>范畴上的</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，叫做</w:t>
      </w:r>
      <w:r w:rsidRPr="002D3934">
        <w:rPr>
          <w:rStyle w:val="apple-converted-space"/>
          <w:rFonts w:ascii="Georgia" w:hAnsi="Georgia"/>
          <w:color w:val="000000" w:themeColor="text1"/>
          <w:sz w:val="22"/>
          <w:szCs w:val="27"/>
        </w:rPr>
        <w:t> </w:t>
      </w:r>
      <w:r w:rsidRPr="002D3934">
        <w:rPr>
          <w:rFonts w:ascii="Georgia" w:hAnsi="Georgia"/>
          <w:i/>
          <w:iCs/>
          <w:color w:val="000000" w:themeColor="text1"/>
          <w:sz w:val="22"/>
          <w:szCs w:val="27"/>
        </w:rPr>
        <w:t>自然变换</w:t>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3:</w:t>
      </w:r>
      <w:r w:rsidRPr="002D3934">
        <w:rPr>
          <w:rStyle w:val="apple-converted-space"/>
          <w:rFonts w:ascii="Georgia" w:hAnsi="Georgia"/>
          <w:color w:val="000000" w:themeColor="text1"/>
          <w:sz w:val="22"/>
          <w:szCs w:val="27"/>
        </w:rPr>
        <w:t>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F</w:t>
      </w:r>
      <w:r w:rsidRPr="002D3934">
        <w:rPr>
          <w:rFonts w:ascii="Georgia" w:hAnsi="Georgia"/>
          <w:color w:val="000000" w:themeColor="text1"/>
          <w:sz w:val="22"/>
          <w:szCs w:val="27"/>
        </w:rPr>
        <w:t>和</w:t>
      </w:r>
      <w:r w:rsidRPr="002D3934">
        <w:rPr>
          <w:rFonts w:ascii="Georgia" w:hAnsi="Georgia"/>
          <w:color w:val="000000" w:themeColor="text1"/>
          <w:sz w:val="22"/>
          <w:szCs w:val="27"/>
        </w:rPr>
        <w:t>G</w:t>
      </w:r>
      <w:r w:rsidRPr="002D3934">
        <w:rPr>
          <w:rFonts w:ascii="Georgia" w:hAnsi="Georgia"/>
          <w:color w:val="000000" w:themeColor="text1"/>
          <w:sz w:val="22"/>
          <w:szCs w:val="27"/>
        </w:rPr>
        <w:t>，以及</w:t>
      </w:r>
      <w:r w:rsidRPr="002D3934">
        <w:rPr>
          <w:rFonts w:ascii="Georgia" w:hAnsi="Georgia"/>
          <w:color w:val="000000" w:themeColor="text1"/>
          <w:sz w:val="22"/>
          <w:szCs w:val="27"/>
        </w:rPr>
        <w:t xml:space="preserve"> F </w:t>
      </w:r>
      <w:r w:rsidRPr="002D3934">
        <w:rPr>
          <w:rFonts w:ascii="Georgia" w:hAnsi="Georgia"/>
          <w:color w:val="000000" w:themeColor="text1"/>
          <w:sz w:val="22"/>
          <w:szCs w:val="27"/>
        </w:rPr>
        <w:t>到</w:t>
      </w:r>
      <w:r w:rsidRPr="002D3934">
        <w:rPr>
          <w:rFonts w:ascii="Georgia" w:hAnsi="Georgia"/>
          <w:color w:val="000000" w:themeColor="text1"/>
          <w:sz w:val="22"/>
          <w:szCs w:val="27"/>
        </w:rPr>
        <w:t xml:space="preserve"> G </w:t>
      </w:r>
      <w:r w:rsidRPr="002D3934">
        <w:rPr>
          <w:rFonts w:ascii="Georgia" w:hAnsi="Georgia"/>
          <w:color w:val="000000" w:themeColor="text1"/>
          <w:sz w:val="22"/>
          <w:szCs w:val="27"/>
        </w:rPr>
        <w:t>的自然变化</w:t>
      </w:r>
      <w:r w:rsidRPr="002D3934">
        <w:rPr>
          <w:rFonts w:ascii="Georgia" w:hAnsi="Georgia"/>
          <w:color w:val="000000" w:themeColor="text1"/>
          <w:sz w:val="22"/>
          <w:szCs w:val="27"/>
        </w:rPr>
        <w:t xml:space="preserve"> η</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所以范畴</w:t>
      </w:r>
      <w:r w:rsidRPr="002D3934">
        <w:rPr>
          <w:rFonts w:ascii="Georgia" w:hAnsi="Georgia"/>
          <w:color w:val="000000" w:themeColor="text1"/>
          <w:sz w:val="22"/>
          <w:szCs w:val="27"/>
        </w:rPr>
        <w:t xml:space="preserve"> c </w:t>
      </w:r>
      <w:r w:rsidRPr="002D3934">
        <w:rPr>
          <w:rFonts w:ascii="Georgia" w:hAnsi="Georgia"/>
          <w:color w:val="000000" w:themeColor="text1"/>
          <w:sz w:val="22"/>
          <w:szCs w:val="27"/>
        </w:rPr>
        <w:t>上的函子</w:t>
      </w:r>
      <w:r w:rsidRPr="002D3934">
        <w:rPr>
          <w:rFonts w:ascii="Georgia" w:hAnsi="Georgia"/>
          <w:color w:val="000000" w:themeColor="text1"/>
          <w:sz w:val="22"/>
          <w:szCs w:val="27"/>
        </w:rPr>
        <w:t xml:space="preserve"> f </w:t>
      </w:r>
      <w:r w:rsidRPr="002D3934">
        <w:rPr>
          <w:rFonts w:ascii="Georgia" w:hAnsi="Georgia"/>
          <w:color w:val="000000" w:themeColor="text1"/>
          <w:sz w:val="22"/>
          <w:szCs w:val="27"/>
        </w:rPr>
        <w:t>到</w:t>
      </w:r>
      <w:r w:rsidRPr="002D3934">
        <w:rPr>
          <w:rFonts w:ascii="Georgia" w:hAnsi="Georgia"/>
          <w:color w:val="000000" w:themeColor="text1"/>
          <w:sz w:val="22"/>
          <w:szCs w:val="27"/>
        </w:rPr>
        <w:t xml:space="preserve"> g </w:t>
      </w:r>
      <w:r w:rsidRPr="002D3934">
        <w:rPr>
          <w:rFonts w:ascii="Georgia" w:hAnsi="Georgia"/>
          <w:color w:val="000000" w:themeColor="text1"/>
          <w:sz w:val="22"/>
          <w:szCs w:val="27"/>
        </w:rPr>
        <w:t>的自然变化就可以表示成</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type Nat c f g = c (f a) (g 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proofErr w:type="spellStart"/>
      <w:r w:rsidRPr="002D3934">
        <w:rPr>
          <w:rFonts w:ascii="Georgia" w:hAnsi="Georgia"/>
          <w:color w:val="000000" w:themeColor="text1"/>
          <w:sz w:val="22"/>
          <w:szCs w:val="27"/>
        </w:rPr>
        <w:t>Hask</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范畴上的自然变化就变成了</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type </w:t>
      </w:r>
      <w:proofErr w:type="spellStart"/>
      <w:r w:rsidRPr="002D3934">
        <w:rPr>
          <w:rFonts w:ascii="Consolas" w:hAnsi="Consolas" w:cs="Consolas"/>
          <w:color w:val="000000" w:themeColor="text1"/>
          <w:sz w:val="21"/>
        </w:rPr>
        <w:t>NatHask</w:t>
      </w:r>
      <w:proofErr w:type="spellEnd"/>
      <w:r w:rsidRPr="002D3934">
        <w:rPr>
          <w:rFonts w:ascii="Consolas" w:hAnsi="Consolas" w:cs="Consolas"/>
          <w:color w:val="000000" w:themeColor="text1"/>
          <w:sz w:val="21"/>
        </w:rPr>
        <w:t xml:space="preserve"> f g = f a -&gt; g 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有趣的是，自然转换也满足箭头的概念，可以当成</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范畴上的箭头，所以又可以定义出来一个</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Catergory</w:t>
      </w:r>
      <w:proofErr w:type="spellEnd"/>
    </w:p>
    <w:p w:rsidR="00835BDC" w:rsidRPr="002D3934" w:rsidRDefault="00835BDC" w:rsidP="00835BDC">
      <w:pPr>
        <w:widowControl/>
        <w:numPr>
          <w:ilvl w:val="0"/>
          <w:numId w:val="6"/>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东西是函子</w:t>
      </w:r>
    </w:p>
    <w:p w:rsidR="00835BDC" w:rsidRPr="002D3934" w:rsidRDefault="00835BDC" w:rsidP="00835BDC">
      <w:pPr>
        <w:widowControl/>
        <w:numPr>
          <w:ilvl w:val="0"/>
          <w:numId w:val="6"/>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箭头是自然变换</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要成为范畴，还有两点</w:t>
      </w:r>
    </w:p>
    <w:p w:rsidR="00835BDC" w:rsidRPr="002D3934" w:rsidRDefault="00835BDC" w:rsidP="00835BDC">
      <w:pPr>
        <w:widowControl/>
        <w:numPr>
          <w:ilvl w:val="0"/>
          <w:numId w:val="7"/>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id </w:t>
      </w:r>
      <w:r w:rsidRPr="002D3934">
        <w:rPr>
          <w:rFonts w:ascii="Georgia" w:hAnsi="Georgia"/>
          <w:color w:val="000000" w:themeColor="text1"/>
          <w:sz w:val="22"/>
          <w:szCs w:val="27"/>
        </w:rPr>
        <w:t>为</w:t>
      </w:r>
      <w:r w:rsidRPr="002D3934">
        <w:rPr>
          <w:rFonts w:ascii="Georgia" w:hAnsi="Georgia"/>
          <w:color w:val="000000" w:themeColor="text1"/>
          <w:sz w:val="22"/>
          <w:szCs w:val="27"/>
        </w:rPr>
        <w:t xml:space="preserve"> f a </w:t>
      </w:r>
      <w:r w:rsidRPr="002D3934">
        <w:rPr>
          <w:rFonts w:ascii="Georgia" w:hAnsi="Georgia"/>
          <w:color w:val="000000" w:themeColor="text1"/>
          <w:sz w:val="22"/>
          <w:szCs w:val="27"/>
        </w:rPr>
        <w:t>到</w:t>
      </w:r>
      <w:r w:rsidRPr="002D3934">
        <w:rPr>
          <w:rFonts w:ascii="Georgia" w:hAnsi="Georgia"/>
          <w:color w:val="000000" w:themeColor="text1"/>
          <w:sz w:val="22"/>
          <w:szCs w:val="27"/>
        </w:rPr>
        <w:t xml:space="preserve"> f a </w:t>
      </w:r>
      <w:r w:rsidRPr="002D3934">
        <w:rPr>
          <w:rFonts w:ascii="Georgia" w:hAnsi="Georgia"/>
          <w:color w:val="000000" w:themeColor="text1"/>
          <w:sz w:val="22"/>
          <w:szCs w:val="27"/>
        </w:rPr>
        <w:t>的自然变换</w:t>
      </w:r>
    </w:p>
    <w:p w:rsidR="00835BDC" w:rsidRPr="002D3934" w:rsidRDefault="00835BDC" w:rsidP="00835BDC">
      <w:pPr>
        <w:widowControl/>
        <w:numPr>
          <w:ilvl w:val="0"/>
          <w:numId w:val="7"/>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自然变换的组合</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我们来梳理一下，已经不知道升了几个维度了，我们假设类型是第一维度</w:t>
      </w:r>
    </w:p>
    <w:p w:rsidR="00835BDC" w:rsidRPr="002D3934" w:rsidRDefault="00835BDC" w:rsidP="00835BDC">
      <w:pPr>
        <w:widowControl/>
        <w:numPr>
          <w:ilvl w:val="0"/>
          <w:numId w:val="8"/>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一维：</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Hask</w:t>
      </w:r>
      <w:proofErr w:type="spellEnd"/>
      <w:r w:rsidRPr="002D3934">
        <w:rPr>
          <w:rFonts w:ascii="Georgia" w:hAnsi="Georgia"/>
          <w:color w:val="000000" w:themeColor="text1"/>
          <w:sz w:val="22"/>
          <w:szCs w:val="27"/>
        </w:rPr>
        <w:t>，</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东西是类型，箭头是</w:t>
      </w:r>
      <w:r w:rsidRPr="002D3934">
        <w:rPr>
          <w:rFonts w:ascii="Georgia" w:hAnsi="Georgia"/>
          <w:color w:val="000000" w:themeColor="text1"/>
          <w:sz w:val="22"/>
          <w:szCs w:val="27"/>
        </w:rPr>
        <w:t xml:space="preserve"> -&gt;</w:t>
      </w:r>
    </w:p>
    <w:p w:rsidR="00835BDC" w:rsidRPr="002D3934" w:rsidRDefault="00835BDC" w:rsidP="00835BDC">
      <w:pPr>
        <w:widowControl/>
        <w:numPr>
          <w:ilvl w:val="0"/>
          <w:numId w:val="8"/>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二维：</w:t>
      </w:r>
      <w:r w:rsidRPr="002D3934">
        <w:rPr>
          <w:rFonts w:ascii="Georgia" w:hAnsi="Georgia"/>
          <w:color w:val="000000" w:themeColor="text1"/>
          <w:sz w:val="22"/>
          <w:szCs w:val="27"/>
        </w:rPr>
        <w:t xml:space="preserve"> Cat</w:t>
      </w:r>
      <w:r w:rsidRPr="002D3934">
        <w:rPr>
          <w:rFonts w:ascii="Georgia" w:hAnsi="Georgia"/>
          <w:color w:val="000000" w:themeColor="text1"/>
          <w:sz w:val="22"/>
          <w:szCs w:val="27"/>
        </w:rPr>
        <w:t>，</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东西是</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Hask</w:t>
      </w:r>
      <w:proofErr w:type="spellEnd"/>
      <w:r w:rsidRPr="002D3934">
        <w:rPr>
          <w:rFonts w:ascii="Georgia" w:hAnsi="Georgia"/>
          <w:color w:val="000000" w:themeColor="text1"/>
          <w:sz w:val="22"/>
          <w:szCs w:val="27"/>
        </w:rPr>
        <w:t>，</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箭头是</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Functor</w:t>
      </w:r>
      <w:proofErr w:type="spellEnd"/>
    </w:p>
    <w:p w:rsidR="00835BDC" w:rsidRPr="002D3934" w:rsidRDefault="00835BDC" w:rsidP="00835BDC">
      <w:pPr>
        <w:widowControl/>
        <w:numPr>
          <w:ilvl w:val="0"/>
          <w:numId w:val="8"/>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三维：</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范畴，</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东西是</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箭头是自然变换</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感觉到达三维已经是极限了，尼玛还有完没完了，每升一个维度还要起</w:t>
      </w:r>
      <w:proofErr w:type="gramStart"/>
      <w:r w:rsidRPr="002D3934">
        <w:rPr>
          <w:rFonts w:ascii="Georgia" w:hAnsi="Georgia"/>
          <w:color w:val="000000" w:themeColor="text1"/>
          <w:sz w:val="22"/>
          <w:szCs w:val="27"/>
        </w:rPr>
        <w:t>这么多装逼的</w:t>
      </w:r>
      <w:proofErr w:type="gramEnd"/>
      <w:r w:rsidRPr="002D3934">
        <w:rPr>
          <w:rFonts w:ascii="Georgia" w:hAnsi="Georgia"/>
          <w:color w:val="000000" w:themeColor="text1"/>
          <w:sz w:val="22"/>
          <w:szCs w:val="27"/>
        </w:rPr>
        <w:t>名字，再升维</w:t>
      </w:r>
      <w:proofErr w:type="gramStart"/>
      <w:r w:rsidRPr="002D3934">
        <w:rPr>
          <w:rFonts w:ascii="Georgia" w:hAnsi="Georgia"/>
          <w:color w:val="000000" w:themeColor="text1"/>
          <w:sz w:val="22"/>
          <w:szCs w:val="27"/>
        </w:rPr>
        <w:t>度就要一脸懵</w:t>
      </w:r>
      <w:proofErr w:type="gramEnd"/>
      <w:r w:rsidRPr="002D3934">
        <w:rPr>
          <w:rFonts w:ascii="Georgia" w:hAnsi="Georgia"/>
          <w:color w:val="000000" w:themeColor="text1"/>
          <w:sz w:val="22"/>
          <w:szCs w:val="27"/>
        </w:rPr>
        <w:t>逼了呢。虽然维度不算太高，但是已经不能用简单的图来描述了，所以需要引入</w:t>
      </w:r>
      <w:r w:rsidRPr="002D3934">
        <w:rPr>
          <w:rFonts w:ascii="Georgia" w:hAnsi="Georgia"/>
          <w:color w:val="000000" w:themeColor="text1"/>
          <w:sz w:val="22"/>
          <w:szCs w:val="27"/>
        </w:rPr>
        <w:t xml:space="preserve"> String Diagram</w:t>
      </w:r>
      <w:r w:rsidRPr="002D3934">
        <w:rPr>
          <w:rFonts w:ascii="Georgia" w:hAnsi="Georgia"/>
          <w:color w:val="000000" w:themeColor="text1"/>
          <w:sz w:val="22"/>
          <w:szCs w:val="27"/>
        </w:rPr>
        <w:t>。</w:t>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r w:rsidRPr="002D3934">
        <w:rPr>
          <w:rFonts w:ascii="Helvetica" w:hAnsi="Helvetica" w:cs="Helvetica"/>
          <w:color w:val="000000" w:themeColor="text1"/>
          <w:sz w:val="24"/>
        </w:rPr>
        <w:t>String Diagram</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String Diagram </w:t>
      </w:r>
      <w:r w:rsidRPr="002D3934">
        <w:rPr>
          <w:rFonts w:ascii="Georgia" w:hAnsi="Georgia"/>
          <w:color w:val="000000" w:themeColor="text1"/>
          <w:sz w:val="22"/>
          <w:szCs w:val="27"/>
        </w:rPr>
        <w:t>的概念很简单，就是点变线线变点。</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当有了自然变换之后，没法表示了呀，那原来的点和线都升一维度，变成线和面，这样，就腾出一个点来表示自然变换了。</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5618073" cy="2894497"/>
            <wp:effectExtent l="0" t="0" r="1905" b="1270"/>
            <wp:docPr id="16" name="图片 1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8361" cy="2904950"/>
                    </a:xfrm>
                    <a:prstGeom prst="rect">
                      <a:avLst/>
                    </a:prstGeom>
                    <a:noFill/>
                    <a:ln>
                      <a:noFill/>
                    </a:ln>
                  </pic:spPr>
                </pic:pic>
              </a:graphicData>
            </a:graphic>
          </wp:inline>
        </w:drawing>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5:</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String Diagram</w:t>
      </w:r>
      <w:r w:rsidRPr="002D3934">
        <w:rPr>
          <w:rFonts w:ascii="Georgia" w:hAnsi="Georgia"/>
          <w:color w:val="000000" w:themeColor="text1"/>
          <w:sz w:val="22"/>
          <w:szCs w:val="27"/>
        </w:rPr>
        <w:t>：自然变换是点，</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是线，范畴是面</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compose</w:t>
      </w:r>
      <w:r w:rsidRPr="002D3934">
        <w:rPr>
          <w:rFonts w:ascii="Georgia" w:hAnsi="Georgia"/>
          <w:color w:val="000000" w:themeColor="text1"/>
          <w:sz w:val="22"/>
          <w:szCs w:val="27"/>
        </w:rPr>
        <w:t>的方向是从右往左，从下到上。</w:t>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r w:rsidRPr="002D3934">
        <w:rPr>
          <w:rFonts w:ascii="Helvetica" w:hAnsi="Helvetica" w:cs="Helvetica"/>
          <w:i/>
          <w:iCs/>
          <w:color w:val="000000" w:themeColor="text1"/>
          <w:sz w:val="24"/>
        </w:rPr>
        <w:t xml:space="preserve">Adjunction </w:t>
      </w:r>
      <w:proofErr w:type="spellStart"/>
      <w:r w:rsidRPr="002D3934">
        <w:rPr>
          <w:rFonts w:ascii="Helvetica" w:hAnsi="Helvetica" w:cs="Helvetica"/>
          <w:i/>
          <w:iCs/>
          <w:color w:val="000000" w:themeColor="text1"/>
          <w:sz w:val="24"/>
        </w:rPr>
        <w:t>Functor</w:t>
      </w:r>
      <w:proofErr w:type="spellEnd"/>
      <w:r w:rsidRPr="002D3934">
        <w:rPr>
          <w:rStyle w:val="apple-converted-space"/>
          <w:rFonts w:ascii="Helvetica" w:hAnsi="Helvetica" w:cs="Helvetica"/>
          <w:color w:val="000000" w:themeColor="text1"/>
          <w:sz w:val="24"/>
        </w:rPr>
        <w:t> </w:t>
      </w:r>
      <w:r w:rsidRPr="002D3934">
        <w:rPr>
          <w:rFonts w:ascii="Helvetica" w:hAnsi="Helvetica" w:cs="Helvetica"/>
          <w:color w:val="000000" w:themeColor="text1"/>
          <w:sz w:val="24"/>
        </w:rPr>
        <w:t>伴随函子</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范畴</w:t>
      </w:r>
      <w:r w:rsidRPr="002D3934">
        <w:rPr>
          <w:rFonts w:ascii="Georgia" w:hAnsi="Georgia"/>
          <w:color w:val="000000" w:themeColor="text1"/>
          <w:sz w:val="22"/>
          <w:szCs w:val="27"/>
        </w:rPr>
        <w:t>C</w:t>
      </w:r>
      <w:r w:rsidRPr="002D3934">
        <w:rPr>
          <w:rFonts w:ascii="Georgia" w:hAnsi="Georgia"/>
          <w:color w:val="000000" w:themeColor="text1"/>
          <w:sz w:val="22"/>
          <w:szCs w:val="27"/>
        </w:rPr>
        <w:t>和</w:t>
      </w:r>
      <w:r w:rsidRPr="002D3934">
        <w:rPr>
          <w:rFonts w:ascii="Georgia" w:hAnsi="Georgia"/>
          <w:color w:val="000000" w:themeColor="text1"/>
          <w:sz w:val="22"/>
          <w:szCs w:val="27"/>
        </w:rPr>
        <w:t>D</w:t>
      </w:r>
      <w:r w:rsidRPr="002D3934">
        <w:rPr>
          <w:rFonts w:ascii="Georgia" w:hAnsi="Georgia"/>
          <w:color w:val="000000" w:themeColor="text1"/>
          <w:sz w:val="22"/>
          <w:szCs w:val="27"/>
        </w:rPr>
        <w:t>直接有来有回的函子，为什么要介绍这个，因为它直接可以推出</w:t>
      </w:r>
      <w:r w:rsidRPr="002D3934">
        <w:rPr>
          <w:rFonts w:ascii="Georgia" w:hAnsi="Georgia"/>
          <w:color w:val="000000" w:themeColor="text1"/>
          <w:sz w:val="22"/>
          <w:szCs w:val="27"/>
        </w:rPr>
        <w:t xml:space="preserve"> Monad</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让我们来看看什么叫有来回。</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5464581" cy="3179567"/>
            <wp:effectExtent l="0" t="0" r="3175" b="1905"/>
            <wp:docPr id="15" name="图片 1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1906" cy="3195466"/>
                    </a:xfrm>
                    <a:prstGeom prst="rect">
                      <a:avLst/>
                    </a:prstGeom>
                    <a:noFill/>
                    <a:ln>
                      <a:noFill/>
                    </a:ln>
                  </pic:spPr>
                </pic:pic>
              </a:graphicData>
            </a:graphic>
          </wp:inline>
        </w:drawing>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其中：</w:t>
      </w:r>
    </w:p>
    <w:p w:rsidR="00835BDC" w:rsidRPr="002D3934" w:rsidRDefault="00835BDC" w:rsidP="00835BDC">
      <w:pPr>
        <w:widowControl/>
        <w:numPr>
          <w:ilvl w:val="0"/>
          <w:numId w:val="9"/>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一个范畴</w:t>
      </w:r>
      <w:r w:rsidRPr="002D3934">
        <w:rPr>
          <w:rFonts w:ascii="Georgia" w:hAnsi="Georgia"/>
          <w:color w:val="000000" w:themeColor="text1"/>
          <w:sz w:val="22"/>
          <w:szCs w:val="27"/>
        </w:rPr>
        <w:t xml:space="preserve"> C </w:t>
      </w:r>
      <w:r w:rsidRPr="002D3934">
        <w:rPr>
          <w:rFonts w:ascii="Georgia" w:hAnsi="Georgia"/>
          <w:color w:val="000000" w:themeColor="text1"/>
          <w:sz w:val="22"/>
          <w:szCs w:val="27"/>
        </w:rPr>
        <w:t>可以通过函子</w:t>
      </w:r>
      <w:r w:rsidRPr="002D3934">
        <w:rPr>
          <w:rFonts w:ascii="Georgia" w:hAnsi="Georgia"/>
          <w:color w:val="000000" w:themeColor="text1"/>
          <w:sz w:val="22"/>
          <w:szCs w:val="27"/>
        </w:rPr>
        <w:t xml:space="preserve"> G </w:t>
      </w:r>
      <w:r w:rsidRPr="002D3934">
        <w:rPr>
          <w:rFonts w:ascii="Georgia" w:hAnsi="Georgia"/>
          <w:color w:val="000000" w:themeColor="text1"/>
          <w:sz w:val="22"/>
          <w:szCs w:val="27"/>
        </w:rPr>
        <w:t>到</w:t>
      </w:r>
      <w:r w:rsidRPr="002D3934">
        <w:rPr>
          <w:rFonts w:ascii="Georgia" w:hAnsi="Georgia"/>
          <w:color w:val="000000" w:themeColor="text1"/>
          <w:sz w:val="22"/>
          <w:szCs w:val="27"/>
        </w:rPr>
        <w:t xml:space="preserve"> D</w:t>
      </w:r>
      <w:r w:rsidRPr="002D3934">
        <w:rPr>
          <w:rFonts w:ascii="Georgia" w:hAnsi="Georgia"/>
          <w:color w:val="000000" w:themeColor="text1"/>
          <w:sz w:val="22"/>
          <w:szCs w:val="27"/>
        </w:rPr>
        <w:t>，再通过函子</w:t>
      </w:r>
      <w:r w:rsidRPr="002D3934">
        <w:rPr>
          <w:rFonts w:ascii="Georgia" w:hAnsi="Georgia"/>
          <w:color w:val="000000" w:themeColor="text1"/>
          <w:sz w:val="22"/>
          <w:szCs w:val="27"/>
        </w:rPr>
        <w:t xml:space="preserve"> F </w:t>
      </w:r>
      <w:r w:rsidRPr="002D3934">
        <w:rPr>
          <w:rFonts w:ascii="Georgia" w:hAnsi="Georgia"/>
          <w:color w:val="000000" w:themeColor="text1"/>
          <w:sz w:val="22"/>
          <w:szCs w:val="27"/>
        </w:rPr>
        <w:t>回到</w:t>
      </w:r>
      <w:r w:rsidRPr="002D3934">
        <w:rPr>
          <w:rFonts w:ascii="Georgia" w:hAnsi="Georgia"/>
          <w:color w:val="000000" w:themeColor="text1"/>
          <w:sz w:val="22"/>
          <w:szCs w:val="27"/>
        </w:rPr>
        <w:t xml:space="preserve"> C</w:t>
      </w:r>
      <w:r w:rsidRPr="002D3934">
        <w:rPr>
          <w:rFonts w:ascii="Georgia" w:hAnsi="Georgia"/>
          <w:color w:val="000000" w:themeColor="text1"/>
          <w:sz w:val="22"/>
          <w:szCs w:val="27"/>
        </w:rPr>
        <w:t>，那么</w:t>
      </w:r>
      <w:r w:rsidRPr="002D3934">
        <w:rPr>
          <w:rFonts w:ascii="Georgia" w:hAnsi="Georgia"/>
          <w:color w:val="000000" w:themeColor="text1"/>
          <w:sz w:val="22"/>
          <w:szCs w:val="27"/>
        </w:rPr>
        <w:t xml:space="preserve"> F </w:t>
      </w:r>
      <w:r w:rsidRPr="002D3934">
        <w:rPr>
          <w:rFonts w:ascii="Georgia" w:hAnsi="Georgia"/>
          <w:color w:val="000000" w:themeColor="text1"/>
          <w:sz w:val="22"/>
          <w:szCs w:val="27"/>
        </w:rPr>
        <w:t>和</w:t>
      </w:r>
      <w:r w:rsidRPr="002D3934">
        <w:rPr>
          <w:rFonts w:ascii="Georgia" w:hAnsi="Georgia"/>
          <w:color w:val="000000" w:themeColor="text1"/>
          <w:sz w:val="22"/>
          <w:szCs w:val="27"/>
        </w:rPr>
        <w:t xml:space="preserve"> G </w:t>
      </w:r>
      <w:r w:rsidRPr="002D3934">
        <w:rPr>
          <w:rFonts w:ascii="Georgia" w:hAnsi="Georgia"/>
          <w:color w:val="000000" w:themeColor="text1"/>
          <w:sz w:val="22"/>
          <w:szCs w:val="27"/>
        </w:rPr>
        <w:t>就是伴随函子。</w:t>
      </w:r>
    </w:p>
    <w:p w:rsidR="00835BDC" w:rsidRPr="002D3934" w:rsidRDefault="00835BDC" w:rsidP="00835BDC">
      <w:pPr>
        <w:widowControl/>
        <w:numPr>
          <w:ilvl w:val="0"/>
          <w:numId w:val="9"/>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η </w:t>
      </w:r>
      <w:r w:rsidRPr="002D3934">
        <w:rPr>
          <w:rFonts w:ascii="Georgia" w:hAnsi="Georgia"/>
          <w:color w:val="000000" w:themeColor="text1"/>
          <w:sz w:val="22"/>
          <w:szCs w:val="27"/>
        </w:rPr>
        <w:t>是</w:t>
      </w:r>
      <w:r w:rsidRPr="002D3934">
        <w:rPr>
          <w:rFonts w:ascii="Georgia" w:hAnsi="Georgia"/>
          <w:color w:val="000000" w:themeColor="text1"/>
          <w:sz w:val="22"/>
          <w:szCs w:val="27"/>
        </w:rPr>
        <w:t xml:space="preserve"> GF </w:t>
      </w:r>
      <w:r w:rsidRPr="002D3934">
        <w:rPr>
          <w:rFonts w:ascii="Georgia" w:hAnsi="Georgia"/>
          <w:color w:val="000000" w:themeColor="text1"/>
          <w:sz w:val="22"/>
          <w:szCs w:val="27"/>
        </w:rPr>
        <w:t>到</w:t>
      </w:r>
      <w:r w:rsidRPr="002D3934">
        <w:rPr>
          <w:rFonts w:ascii="Georgia" w:hAnsi="Georgia"/>
          <w:color w:val="000000" w:themeColor="text1"/>
          <w:sz w:val="22"/>
          <w:szCs w:val="27"/>
        </w:rPr>
        <w:t xml:space="preserve"> 1</w:t>
      </w:r>
      <w:r w:rsidRPr="002D3934">
        <w:rPr>
          <w:rFonts w:ascii="Georgia" w:hAnsi="Georgia"/>
          <w:color w:val="000000" w:themeColor="text1"/>
          <w:sz w:val="22"/>
          <w:szCs w:val="27"/>
          <w:vertAlign w:val="subscript"/>
        </w:rPr>
        <w:t>D</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的自然变换</w:t>
      </w:r>
    </w:p>
    <w:p w:rsidR="00835BDC" w:rsidRPr="002D3934" w:rsidRDefault="00835BDC" w:rsidP="00835BDC">
      <w:pPr>
        <w:widowControl/>
        <w:numPr>
          <w:ilvl w:val="0"/>
          <w:numId w:val="9"/>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ε </w:t>
      </w:r>
      <w:r w:rsidRPr="002D3934">
        <w:rPr>
          <w:rFonts w:ascii="Georgia" w:hAnsi="Georgia"/>
          <w:color w:val="000000" w:themeColor="text1"/>
          <w:sz w:val="22"/>
          <w:szCs w:val="27"/>
        </w:rPr>
        <w:t>是</w:t>
      </w:r>
      <w:r w:rsidRPr="002D3934">
        <w:rPr>
          <w:rFonts w:ascii="Georgia" w:hAnsi="Georgia"/>
          <w:color w:val="000000" w:themeColor="text1"/>
          <w:sz w:val="22"/>
          <w:szCs w:val="27"/>
        </w:rPr>
        <w:t xml:space="preserve"> 1</w:t>
      </w:r>
      <w:r w:rsidRPr="002D3934">
        <w:rPr>
          <w:rFonts w:ascii="Georgia" w:hAnsi="Georgia"/>
          <w:color w:val="000000" w:themeColor="text1"/>
          <w:sz w:val="22"/>
          <w:szCs w:val="27"/>
          <w:vertAlign w:val="subscript"/>
        </w:rPr>
        <w:t>C</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到</w:t>
      </w:r>
      <w:r w:rsidRPr="002D3934">
        <w:rPr>
          <w:rFonts w:ascii="Georgia" w:hAnsi="Georgia"/>
          <w:color w:val="000000" w:themeColor="text1"/>
          <w:sz w:val="22"/>
          <w:szCs w:val="27"/>
        </w:rPr>
        <w:t xml:space="preserve"> FG </w:t>
      </w:r>
      <w:r w:rsidRPr="002D3934">
        <w:rPr>
          <w:rFonts w:ascii="Georgia" w:hAnsi="Georgia"/>
          <w:color w:val="000000" w:themeColor="text1"/>
          <w:sz w:val="22"/>
          <w:szCs w:val="27"/>
        </w:rPr>
        <w:t>的自然变换</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同时根据同构的定义，</w:t>
      </w:r>
      <w:r w:rsidRPr="002D3934">
        <w:rPr>
          <w:rFonts w:ascii="Georgia" w:hAnsi="Georgia"/>
          <w:color w:val="000000" w:themeColor="text1"/>
          <w:sz w:val="22"/>
          <w:szCs w:val="27"/>
        </w:rPr>
        <w:t xml:space="preserve">G </w:t>
      </w:r>
      <w:r w:rsidRPr="002D3934">
        <w:rPr>
          <w:rFonts w:ascii="Georgia" w:hAnsi="Georgia"/>
          <w:color w:val="000000" w:themeColor="text1"/>
          <w:sz w:val="22"/>
          <w:szCs w:val="27"/>
        </w:rPr>
        <w:t>与</w:t>
      </w:r>
      <w:r w:rsidRPr="002D3934">
        <w:rPr>
          <w:rFonts w:ascii="Georgia" w:hAnsi="Georgia"/>
          <w:color w:val="000000" w:themeColor="text1"/>
          <w:sz w:val="22"/>
          <w:szCs w:val="27"/>
        </w:rPr>
        <w:t xml:space="preserve"> F </w:t>
      </w:r>
      <w:r w:rsidRPr="002D3934">
        <w:rPr>
          <w:rFonts w:ascii="Georgia" w:hAnsi="Georgia"/>
          <w:color w:val="000000" w:themeColor="text1"/>
          <w:sz w:val="22"/>
          <w:szCs w:val="27"/>
        </w:rPr>
        <w:t>是</w:t>
      </w:r>
      <w:r w:rsidRPr="002D3934">
        <w:rPr>
          <w:rStyle w:val="apple-converted-space"/>
          <w:rFonts w:ascii="Georgia" w:hAnsi="Georgia"/>
          <w:color w:val="000000" w:themeColor="text1"/>
          <w:sz w:val="22"/>
          <w:szCs w:val="27"/>
        </w:rPr>
        <w:t> </w:t>
      </w:r>
      <w:r w:rsidRPr="002D3934">
        <w:rPr>
          <w:rFonts w:ascii="Georgia" w:hAnsi="Georgia"/>
          <w:i/>
          <w:iCs/>
          <w:color w:val="000000" w:themeColor="text1"/>
          <w:sz w:val="22"/>
          <w:szCs w:val="27"/>
        </w:rPr>
        <w:t>同构</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的。</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proofErr w:type="gramStart"/>
      <w:r w:rsidRPr="002D3934">
        <w:rPr>
          <w:rFonts w:ascii="Georgia" w:hAnsi="Georgia"/>
          <w:color w:val="000000" w:themeColor="text1"/>
          <w:sz w:val="22"/>
          <w:szCs w:val="27"/>
        </w:rPr>
        <w:t>同构指</w:t>
      </w:r>
      <w:proofErr w:type="gramEnd"/>
      <w:r w:rsidRPr="002D3934">
        <w:rPr>
          <w:rFonts w:ascii="Georgia" w:hAnsi="Georgia"/>
          <w:color w:val="000000" w:themeColor="text1"/>
          <w:sz w:val="22"/>
          <w:szCs w:val="27"/>
        </w:rPr>
        <w:t>的是若是有</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gramStart"/>
      <w:r w:rsidRPr="002D3934">
        <w:rPr>
          <w:rFonts w:ascii="Consolas" w:hAnsi="Consolas" w:cs="Consolas"/>
          <w:color w:val="000000" w:themeColor="text1"/>
          <w:sz w:val="21"/>
        </w:rPr>
        <w:t>f :</w:t>
      </w:r>
      <w:proofErr w:type="gramEnd"/>
      <w:r w:rsidRPr="002D3934">
        <w:rPr>
          <w:rFonts w:ascii="Consolas" w:hAnsi="Consolas" w:cs="Consolas"/>
          <w:color w:val="000000" w:themeColor="text1"/>
          <w:sz w:val="21"/>
        </w:rPr>
        <w:t>: a -&gt; b</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f</w:t>
      </w:r>
      <w:proofErr w:type="gramStart"/>
      <w:r w:rsidRPr="002D3934">
        <w:rPr>
          <w:rFonts w:ascii="Consolas" w:hAnsi="Consolas" w:cs="Consolas"/>
          <w:color w:val="000000" w:themeColor="text1"/>
          <w:sz w:val="21"/>
        </w:rPr>
        <w:t>'::</w:t>
      </w:r>
      <w:proofErr w:type="gramEnd"/>
      <w:r w:rsidRPr="002D3934">
        <w:rPr>
          <w:rFonts w:ascii="Consolas" w:hAnsi="Consolas" w:cs="Consolas"/>
          <w:color w:val="000000" w:themeColor="text1"/>
          <w:sz w:val="21"/>
        </w:rPr>
        <w:t xml:space="preserve"> b -&gt; 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那么</w:t>
      </w:r>
      <w:r w:rsidRPr="002D3934">
        <w:rPr>
          <w:rFonts w:ascii="Georgia" w:hAnsi="Georgia"/>
          <w:color w:val="000000" w:themeColor="text1"/>
          <w:sz w:val="22"/>
          <w:szCs w:val="27"/>
        </w:rPr>
        <w:t xml:space="preserve"> f </w:t>
      </w:r>
      <w:r w:rsidRPr="002D3934">
        <w:rPr>
          <w:rFonts w:ascii="Georgia" w:hAnsi="Georgia"/>
          <w:color w:val="000000" w:themeColor="text1"/>
          <w:sz w:val="22"/>
          <w:szCs w:val="27"/>
        </w:rPr>
        <w:t>与</w:t>
      </w:r>
      <w:r w:rsidRPr="002D3934">
        <w:rPr>
          <w:rFonts w:ascii="Georgia" w:hAnsi="Georgia"/>
          <w:color w:val="000000" w:themeColor="text1"/>
          <w:sz w:val="22"/>
          <w:szCs w:val="27"/>
        </w:rPr>
        <w:t xml:space="preserve"> f' </w:t>
      </w:r>
      <w:r w:rsidRPr="002D3934">
        <w:rPr>
          <w:rFonts w:ascii="Georgia" w:hAnsi="Georgia"/>
          <w:color w:val="000000" w:themeColor="text1"/>
          <w:sz w:val="22"/>
          <w:szCs w:val="27"/>
        </w:rPr>
        <w:t>同构，因为</w:t>
      </w:r>
      <w:r w:rsidRPr="002D3934">
        <w:rPr>
          <w:rFonts w:ascii="Georgia" w:hAnsi="Georgia"/>
          <w:color w:val="000000" w:themeColor="text1"/>
          <w:sz w:val="22"/>
          <w:szCs w:val="27"/>
        </w:rPr>
        <w:t xml:space="preserve"> f . f' = id = f</w:t>
      </w:r>
      <w:proofErr w:type="gramStart"/>
      <w:r w:rsidRPr="002D3934">
        <w:rPr>
          <w:rFonts w:ascii="Georgia" w:hAnsi="Georgia"/>
          <w:color w:val="000000" w:themeColor="text1"/>
          <w:sz w:val="22"/>
          <w:szCs w:val="27"/>
        </w:rPr>
        <w:t>' .</w:t>
      </w:r>
      <w:proofErr w:type="gramEnd"/>
      <w:r w:rsidRPr="002D3934">
        <w:rPr>
          <w:rFonts w:ascii="Georgia" w:hAnsi="Georgia"/>
          <w:color w:val="000000" w:themeColor="text1"/>
          <w:sz w:val="22"/>
          <w:szCs w:val="27"/>
        </w:rPr>
        <w:t xml:space="preserve"> f</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伴随函子的</w:t>
      </w:r>
      <w:r w:rsidRPr="002D3934">
        <w:rPr>
          <w:rFonts w:ascii="Georgia" w:hAnsi="Georgia"/>
          <w:color w:val="000000" w:themeColor="text1"/>
          <w:sz w:val="22"/>
          <w:szCs w:val="27"/>
        </w:rPr>
        <w:t xml:space="preserve"> FG </w:t>
      </w:r>
      <w:r w:rsidRPr="002D3934">
        <w:rPr>
          <w:rFonts w:ascii="Georgia" w:hAnsi="Georgia"/>
          <w:color w:val="000000" w:themeColor="text1"/>
          <w:sz w:val="22"/>
          <w:szCs w:val="27"/>
        </w:rPr>
        <w:t>组合是</w:t>
      </w:r>
      <w:r w:rsidRPr="002D3934">
        <w:rPr>
          <w:rFonts w:ascii="Georgia" w:hAnsi="Georgia"/>
          <w:color w:val="000000" w:themeColor="text1"/>
          <w:sz w:val="22"/>
          <w:szCs w:val="27"/>
        </w:rPr>
        <w:t xml:space="preserve"> C </w:t>
      </w:r>
      <w:r w:rsidRPr="002D3934">
        <w:rPr>
          <w:rFonts w:ascii="Georgia" w:hAnsi="Georgia"/>
          <w:color w:val="000000" w:themeColor="text1"/>
          <w:sz w:val="22"/>
          <w:szCs w:val="27"/>
        </w:rPr>
        <w:t>范畴的</w:t>
      </w:r>
      <w:r w:rsidRPr="002D3934">
        <w:rPr>
          <w:rFonts w:ascii="Georgia" w:hAnsi="Georgia"/>
          <w:color w:val="000000" w:themeColor="text1"/>
          <w:sz w:val="22"/>
          <w:szCs w:val="27"/>
        </w:rPr>
        <w:t xml:space="preserve"> id </w:t>
      </w:r>
      <w:r w:rsidRPr="002D3934">
        <w:rPr>
          <w:rFonts w:ascii="Georgia" w:hAnsi="Georgia"/>
          <w:color w:val="000000" w:themeColor="text1"/>
          <w:sz w:val="22"/>
          <w:szCs w:val="27"/>
        </w:rPr>
        <w:t>函子</w:t>
      </w:r>
      <w:r w:rsidRPr="002D3934">
        <w:rPr>
          <w:rFonts w:ascii="Georgia" w:hAnsi="Georgia"/>
          <w:color w:val="000000" w:themeColor="text1"/>
          <w:sz w:val="22"/>
          <w:szCs w:val="27"/>
        </w:rPr>
        <w:t xml:space="preserve"> F . G = 1</w:t>
      </w:r>
      <w:r w:rsidRPr="002D3934">
        <w:rPr>
          <w:rFonts w:ascii="Georgia" w:hAnsi="Georgia"/>
          <w:color w:val="000000" w:themeColor="text1"/>
          <w:sz w:val="22"/>
          <w:szCs w:val="27"/>
          <w:vertAlign w:val="subscript"/>
        </w:rPr>
        <w:t>c</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5566867" cy="3329719"/>
            <wp:effectExtent l="0" t="0" r="0" b="4445"/>
            <wp:docPr id="14" name="图片 1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5633" cy="3340943"/>
                    </a:xfrm>
                    <a:prstGeom prst="rect">
                      <a:avLst/>
                    </a:prstGeom>
                    <a:noFill/>
                    <a:ln>
                      <a:noFill/>
                    </a:ln>
                  </pic:spPr>
                </pic:pic>
              </a:graphicData>
            </a:graphic>
          </wp:inline>
        </w:drawing>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7:</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伴随函子的两个</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组合</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左侧为</w:t>
      </w:r>
      <w:r w:rsidRPr="002D3934">
        <w:rPr>
          <w:rFonts w:ascii="Georgia" w:hAnsi="Georgia"/>
          <w:color w:val="000000" w:themeColor="text1"/>
          <w:sz w:val="22"/>
          <w:szCs w:val="27"/>
        </w:rPr>
        <w:t xml:space="preserve"> F η, </w:t>
      </w:r>
      <w:r w:rsidRPr="002D3934">
        <w:rPr>
          <w:rFonts w:ascii="Georgia" w:hAnsi="Georgia"/>
          <w:color w:val="000000" w:themeColor="text1"/>
          <w:sz w:val="22"/>
          <w:szCs w:val="27"/>
        </w:rPr>
        <w:t>右侧为</w:t>
      </w:r>
      <w:r w:rsidRPr="002D3934">
        <w:rPr>
          <w:rFonts w:ascii="Georgia" w:hAnsi="Georgia"/>
          <w:color w:val="000000" w:themeColor="text1"/>
          <w:sz w:val="22"/>
          <w:szCs w:val="27"/>
        </w:rPr>
        <w:t xml:space="preserve"> ε F</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不仅横着可以组合，竖着</w:t>
      </w:r>
      <w:r w:rsidRPr="002D3934">
        <w:rPr>
          <w:rFonts w:ascii="Georgia" w:hAnsi="Georgia"/>
          <w:color w:val="000000" w:themeColor="text1"/>
          <w:sz w:val="22"/>
          <w:szCs w:val="27"/>
        </w:rPr>
        <w:t>(</w:t>
      </w:r>
      <w:r w:rsidRPr="002D3934">
        <w:rPr>
          <w:rFonts w:ascii="Georgia" w:hAnsi="Georgia"/>
          <w:color w:val="000000" w:themeColor="text1"/>
          <w:sz w:val="22"/>
          <w:szCs w:val="27"/>
        </w:rPr>
        <w:t>自然变换维度</w:t>
      </w:r>
      <w:r w:rsidRPr="002D3934">
        <w:rPr>
          <w:rFonts w:ascii="Georgia" w:hAnsi="Georgia"/>
          <w:color w:val="000000" w:themeColor="text1"/>
          <w:sz w:val="22"/>
          <w:szCs w:val="27"/>
        </w:rPr>
        <w:t>)</w:t>
      </w:r>
      <w:r w:rsidRPr="002D3934">
        <w:rPr>
          <w:rFonts w:ascii="Georgia" w:hAnsi="Georgia"/>
          <w:color w:val="000000" w:themeColor="text1"/>
          <w:sz w:val="22"/>
          <w:szCs w:val="27"/>
        </w:rPr>
        <w:t>也是可以组合的，因为自然变换是</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范畴的箭头。</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5251589" cy="2024050"/>
            <wp:effectExtent l="0" t="0" r="6350" b="0"/>
            <wp:docPr id="13" name="图片 1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4161" cy="2036604"/>
                    </a:xfrm>
                    <a:prstGeom prst="rect">
                      <a:avLst/>
                    </a:prstGeom>
                    <a:noFill/>
                    <a:ln>
                      <a:noFill/>
                    </a:ln>
                  </pic:spPr>
                </pic:pic>
              </a:graphicData>
            </a:graphic>
          </wp:inline>
        </w:drawing>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8:</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 xml:space="preserve">F </w:t>
      </w:r>
      <w:proofErr w:type="gramStart"/>
      <w:r w:rsidRPr="002D3934">
        <w:rPr>
          <w:rFonts w:ascii="Georgia" w:hAnsi="Georgia"/>
          <w:color w:val="000000" w:themeColor="text1"/>
          <w:sz w:val="22"/>
          <w:szCs w:val="27"/>
        </w:rPr>
        <w:t>η .</w:t>
      </w:r>
      <w:proofErr w:type="gramEnd"/>
      <w:r w:rsidRPr="002D3934">
        <w:rPr>
          <w:rFonts w:ascii="Georgia" w:hAnsi="Georgia"/>
          <w:color w:val="000000" w:themeColor="text1"/>
          <w:sz w:val="22"/>
          <w:szCs w:val="27"/>
        </w:rPr>
        <w:t xml:space="preserve"> ε F = F</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当到组合</w:t>
      </w:r>
      <w:r w:rsidRPr="002D3934">
        <w:rPr>
          <w:rFonts w:ascii="Georgia" w:hAnsi="Georgia"/>
          <w:color w:val="000000" w:themeColor="text1"/>
          <w:sz w:val="22"/>
          <w:szCs w:val="27"/>
        </w:rPr>
        <w:t xml:space="preserve"> F η . ε F </w:t>
      </w:r>
      <w:r w:rsidRPr="002D3934">
        <w:rPr>
          <w:rFonts w:ascii="Georgia" w:hAnsi="Georgia"/>
          <w:color w:val="000000" w:themeColor="text1"/>
          <w:sz w:val="22"/>
          <w:szCs w:val="27"/>
        </w:rPr>
        <w:t>得到一个弯弯曲曲的</w:t>
      </w:r>
      <w:r w:rsidRPr="002D3934">
        <w:rPr>
          <w:rFonts w:ascii="Georgia" w:hAnsi="Georgia"/>
          <w:color w:val="000000" w:themeColor="text1"/>
          <w:sz w:val="22"/>
          <w:szCs w:val="27"/>
        </w:rPr>
        <w:t xml:space="preserve"> F </w:t>
      </w:r>
      <w:r w:rsidRPr="002D3934">
        <w:rPr>
          <w:rFonts w:ascii="Georgia" w:hAnsi="Georgia"/>
          <w:color w:val="000000" w:themeColor="text1"/>
          <w:sz w:val="22"/>
          <w:szCs w:val="27"/>
        </w:rPr>
        <w:t>时，我们可以拽着</w:t>
      </w:r>
      <w:r w:rsidRPr="002D3934">
        <w:rPr>
          <w:rFonts w:ascii="Georgia" w:hAnsi="Georgia"/>
          <w:color w:val="000000" w:themeColor="text1"/>
          <w:sz w:val="22"/>
          <w:szCs w:val="27"/>
        </w:rPr>
        <w:t>F</w:t>
      </w:r>
      <w:r w:rsidRPr="002D3934">
        <w:rPr>
          <w:rFonts w:ascii="Georgia" w:hAnsi="Georgia"/>
          <w:color w:val="000000" w:themeColor="text1"/>
          <w:sz w:val="22"/>
          <w:szCs w:val="27"/>
        </w:rPr>
        <w:t>的两段一拉，就得到了直的</w:t>
      </w:r>
      <w:r w:rsidRPr="002D3934">
        <w:rPr>
          <w:rFonts w:ascii="Georgia" w:hAnsi="Georgia"/>
          <w:color w:val="000000" w:themeColor="text1"/>
          <w:sz w:val="22"/>
          <w:szCs w:val="27"/>
        </w:rPr>
        <w:t xml:space="preserve"> F</w:t>
      </w:r>
      <w:r w:rsidRPr="002D3934">
        <w:rPr>
          <w:rFonts w:ascii="Georgia" w:hAnsi="Georgia"/>
          <w:color w:val="000000" w:themeColor="text1"/>
          <w:sz w:val="22"/>
          <w:szCs w:val="27"/>
        </w:rPr>
        <w: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String Diagram </w:t>
      </w:r>
      <w:r w:rsidRPr="002D3934">
        <w:rPr>
          <w:rFonts w:ascii="Georgia" w:hAnsi="Georgia"/>
          <w:color w:val="000000" w:themeColor="text1"/>
          <w:sz w:val="22"/>
          <w:szCs w:val="27"/>
        </w:rPr>
        <w:t>神奇的地方是所有线都可以拉上下两端，这个技巧非常有用，在之后的单子推导还需要用到。</w:t>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r w:rsidRPr="002D3934">
        <w:rPr>
          <w:rFonts w:ascii="Helvetica" w:hAnsi="Helvetica" w:cs="Helvetica"/>
          <w:color w:val="000000" w:themeColor="text1"/>
          <w:sz w:val="24"/>
        </w:rPr>
        <w:t>从伴随函子到</w:t>
      </w:r>
      <w:r w:rsidRPr="002D3934">
        <w:rPr>
          <w:rStyle w:val="apple-converted-space"/>
          <w:rFonts w:ascii="Helvetica" w:hAnsi="Helvetica" w:cs="Helvetica"/>
          <w:color w:val="000000" w:themeColor="text1"/>
          <w:sz w:val="24"/>
        </w:rPr>
        <w:t> </w:t>
      </w:r>
      <w:r w:rsidRPr="002D3934">
        <w:rPr>
          <w:rFonts w:ascii="Helvetica" w:hAnsi="Helvetica" w:cs="Helvetica"/>
          <w:color w:val="000000" w:themeColor="text1"/>
          <w:sz w:val="24"/>
        </w:rPr>
        <w:ruby>
          <w:rubyPr>
            <w:rubyAlign w:val="distributeSpace"/>
            <w:hps w:val="27"/>
            <w:hpsRaise w:val="24"/>
            <w:hpsBaseText w:val="24"/>
            <w:lid w:val="zh-CN"/>
          </w:rubyPr>
          <w:rt>
            <w:r w:rsidR="00835BDC" w:rsidRPr="002D3934">
              <w:rPr>
                <w:rFonts w:ascii="Helvetica" w:hAnsi="Helvetica" w:cs="Helvetica"/>
                <w:color w:val="000000" w:themeColor="text1"/>
                <w:sz w:val="24"/>
              </w:rPr>
              <w:t>Monad</w:t>
            </w:r>
          </w:rt>
          <w:rubyBase>
            <w:r w:rsidR="00835BDC" w:rsidRPr="002D3934">
              <w:rPr>
                <w:rFonts w:ascii="Helvetica" w:hAnsi="Helvetica" w:cs="Helvetica"/>
                <w:color w:val="000000" w:themeColor="text1"/>
                <w:sz w:val="24"/>
              </w:rPr>
              <w:t>单子</w:t>
            </w:r>
          </w:rubyBase>
        </w:ruby>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有了伴随函子，很容易推出单子，让我们先来看看什么是单子</w:t>
      </w:r>
    </w:p>
    <w:p w:rsidR="00835BDC" w:rsidRPr="002D3934" w:rsidRDefault="00835BDC" w:rsidP="00835BDC">
      <w:pPr>
        <w:widowControl/>
        <w:numPr>
          <w:ilvl w:val="0"/>
          <w:numId w:val="10"/>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首先，它是一个</w:t>
      </w:r>
      <w:r w:rsidRPr="002D3934">
        <w:rPr>
          <w:rFonts w:ascii="Georgia" w:hAnsi="Georgia"/>
          <w:color w:val="000000" w:themeColor="text1"/>
          <w:sz w:val="22"/>
          <w:szCs w:val="27"/>
        </w:rPr>
        <w:t xml:space="preserve"> endofunctor T</w:t>
      </w:r>
    </w:p>
    <w:p w:rsidR="00835BDC" w:rsidRPr="002D3934" w:rsidRDefault="00835BDC" w:rsidP="00835BDC">
      <w:pPr>
        <w:widowControl/>
        <w:numPr>
          <w:ilvl w:val="0"/>
          <w:numId w:val="10"/>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有一个从</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i</w:t>
      </w:r>
      <w:r w:rsidRPr="002D3934">
        <w:rPr>
          <w:rFonts w:ascii="Georgia" w:hAnsi="Georgia"/>
          <w:color w:val="000000" w:themeColor="text1"/>
          <w:sz w:val="22"/>
          <w:szCs w:val="27"/>
          <w:vertAlign w:val="subscript"/>
        </w:rPr>
        <w:t>c</w:t>
      </w:r>
      <w:proofErr w:type="spellEnd"/>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到</w:t>
      </w:r>
      <w:r w:rsidRPr="002D3934">
        <w:rPr>
          <w:rFonts w:ascii="Georgia" w:hAnsi="Georgia"/>
          <w:color w:val="000000" w:themeColor="text1"/>
          <w:sz w:val="22"/>
          <w:szCs w:val="27"/>
        </w:rPr>
        <w:t xml:space="preserve"> T </w:t>
      </w:r>
      <w:r w:rsidRPr="002D3934">
        <w:rPr>
          <w:rFonts w:ascii="Georgia" w:hAnsi="Georgia"/>
          <w:color w:val="000000" w:themeColor="text1"/>
          <w:sz w:val="22"/>
          <w:szCs w:val="27"/>
        </w:rPr>
        <w:t>的自然变化</w:t>
      </w:r>
      <w:r w:rsidRPr="002D3934">
        <w:rPr>
          <w:rFonts w:ascii="Georgia" w:hAnsi="Georgia"/>
          <w:color w:val="000000" w:themeColor="text1"/>
          <w:sz w:val="22"/>
          <w:szCs w:val="27"/>
        </w:rPr>
        <w:t xml:space="preserve"> η (eta)</w:t>
      </w:r>
    </w:p>
    <w:p w:rsidR="00835BDC" w:rsidRPr="002D3934" w:rsidRDefault="00835BDC" w:rsidP="00835BDC">
      <w:pPr>
        <w:widowControl/>
        <w:numPr>
          <w:ilvl w:val="0"/>
          <w:numId w:val="10"/>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有一个从</w:t>
      </w:r>
      <w:r w:rsidRPr="002D3934">
        <w:rPr>
          <w:rFonts w:ascii="Georgia" w:hAnsi="Georgia"/>
          <w:color w:val="000000" w:themeColor="text1"/>
          <w:sz w:val="22"/>
          <w:szCs w:val="27"/>
        </w:rPr>
        <w:t xml:space="preserve"> T</w:t>
      </w:r>
      <w:r w:rsidRPr="002D3934">
        <w:rPr>
          <w:rFonts w:ascii="Georgia" w:hAnsi="Georgia"/>
          <w:color w:val="000000" w:themeColor="text1"/>
          <w:sz w:val="22"/>
          <w:szCs w:val="27"/>
          <w:vertAlign w:val="superscript"/>
        </w:rPr>
        <w:t>2</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到</w:t>
      </w:r>
      <w:r w:rsidRPr="002D3934">
        <w:rPr>
          <w:rFonts w:ascii="Georgia" w:hAnsi="Georgia"/>
          <w:color w:val="000000" w:themeColor="text1"/>
          <w:sz w:val="22"/>
          <w:szCs w:val="27"/>
        </w:rPr>
        <w:t xml:space="preserve"> T </w:t>
      </w:r>
      <w:r w:rsidRPr="002D3934">
        <w:rPr>
          <w:rFonts w:ascii="Georgia" w:hAnsi="Georgia"/>
          <w:color w:val="000000" w:themeColor="text1"/>
          <w:sz w:val="22"/>
          <w:szCs w:val="27"/>
        </w:rPr>
        <w:t>的自然变化</w:t>
      </w:r>
      <w:r w:rsidRPr="002D3934">
        <w:rPr>
          <w:rFonts w:ascii="Georgia" w:hAnsi="Georgia"/>
          <w:color w:val="000000" w:themeColor="text1"/>
          <w:sz w:val="22"/>
          <w:szCs w:val="27"/>
        </w:rPr>
        <w:t xml:space="preserve"> μ (mu)</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5296027" cy="5678851"/>
            <wp:effectExtent l="0" t="0" r="0" b="0"/>
            <wp:docPr id="12" name="图片 1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9752" cy="5682845"/>
                    </a:xfrm>
                    <a:prstGeom prst="rect">
                      <a:avLst/>
                    </a:prstGeom>
                    <a:noFill/>
                    <a:ln>
                      <a:noFill/>
                    </a:ln>
                  </pic:spPr>
                </pic:pic>
              </a:graphicData>
            </a:graphic>
          </wp:inline>
        </w:drawing>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class Endofunctor c t =&gt; Monad c t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gramStart"/>
      <w:r w:rsidRPr="002D3934">
        <w:rPr>
          <w:rFonts w:ascii="Consolas" w:hAnsi="Consolas" w:cs="Consolas"/>
          <w:color w:val="000000" w:themeColor="text1"/>
          <w:sz w:val="21"/>
        </w:rPr>
        <w:t>eta :</w:t>
      </w:r>
      <w:proofErr w:type="gramEnd"/>
      <w:r w:rsidRPr="002D3934">
        <w:rPr>
          <w:rFonts w:ascii="Consolas" w:hAnsi="Consolas" w:cs="Consolas"/>
          <w:color w:val="000000" w:themeColor="text1"/>
          <w:sz w:val="21"/>
        </w:rPr>
        <w:t>: c a (t a)</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gramStart"/>
      <w:r w:rsidRPr="002D3934">
        <w:rPr>
          <w:rFonts w:ascii="Consolas" w:hAnsi="Consolas" w:cs="Consolas"/>
          <w:color w:val="000000" w:themeColor="text1"/>
          <w:sz w:val="21"/>
        </w:rPr>
        <w:t>mu  :</w:t>
      </w:r>
      <w:proofErr w:type="gramEnd"/>
      <w:r w:rsidRPr="002D3934">
        <w:rPr>
          <w:rFonts w:ascii="Consolas" w:hAnsi="Consolas" w:cs="Consolas"/>
          <w:color w:val="000000" w:themeColor="text1"/>
          <w:sz w:val="21"/>
        </w:rPr>
        <w:t>: c (t (t a)) (t 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同样，把</w:t>
      </w:r>
      <w:r w:rsidRPr="002D3934">
        <w:rPr>
          <w:rFonts w:ascii="Georgia" w:hAnsi="Georgia"/>
          <w:color w:val="000000" w:themeColor="text1"/>
          <w:sz w:val="22"/>
          <w:szCs w:val="27"/>
        </w:rPr>
        <w:t xml:space="preserve"> c = </w:t>
      </w:r>
      <w:proofErr w:type="spellStart"/>
      <w:r w:rsidRPr="002D3934">
        <w:rPr>
          <w:rFonts w:ascii="Georgia" w:hAnsi="Georgia"/>
          <w:color w:val="000000" w:themeColor="text1"/>
          <w:sz w:val="22"/>
          <w:szCs w:val="27"/>
        </w:rPr>
        <w:t>Hask</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替换进去，就得到更类似我们</w:t>
      </w:r>
      <w:r w:rsidRPr="002D3934">
        <w:rPr>
          <w:rFonts w:ascii="Georgia" w:hAnsi="Georgia"/>
          <w:color w:val="000000" w:themeColor="text1"/>
          <w:sz w:val="22"/>
          <w:szCs w:val="27"/>
        </w:rPr>
        <w:t xml:space="preserve"> Haskell </w:t>
      </w:r>
      <w:r w:rsidRPr="002D3934">
        <w:rPr>
          <w:rFonts w:ascii="Georgia" w:hAnsi="Georgia"/>
          <w:color w:val="000000" w:themeColor="text1"/>
          <w:sz w:val="22"/>
          <w:szCs w:val="27"/>
        </w:rPr>
        <w:t>中</w:t>
      </w:r>
      <w:r w:rsidRPr="002D3934">
        <w:rPr>
          <w:rFonts w:ascii="Georgia" w:hAnsi="Georgia"/>
          <w:color w:val="000000" w:themeColor="text1"/>
          <w:sz w:val="22"/>
          <w:szCs w:val="27"/>
        </w:rPr>
        <w:t xml:space="preserve"> Monad </w:t>
      </w:r>
      <w:r w:rsidRPr="002D3934">
        <w:rPr>
          <w:rFonts w:ascii="Georgia" w:hAnsi="Georgia"/>
          <w:color w:val="000000" w:themeColor="text1"/>
          <w:sz w:val="22"/>
          <w:szCs w:val="27"/>
        </w:rPr>
        <w:t>的定义</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class Endofunctor m =&gt; Monad m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gramStart"/>
      <w:r w:rsidRPr="002D3934">
        <w:rPr>
          <w:rFonts w:ascii="Consolas" w:hAnsi="Consolas" w:cs="Consolas"/>
          <w:color w:val="000000" w:themeColor="text1"/>
          <w:sz w:val="21"/>
        </w:rPr>
        <w:t>eta :</w:t>
      </w:r>
      <w:proofErr w:type="gramEnd"/>
      <w:r w:rsidRPr="002D3934">
        <w:rPr>
          <w:rFonts w:ascii="Consolas" w:hAnsi="Consolas" w:cs="Consolas"/>
          <w:color w:val="000000" w:themeColor="text1"/>
          <w:sz w:val="21"/>
        </w:rPr>
        <w:t>: a -&gt; (m a)</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gramStart"/>
      <w:r w:rsidRPr="002D3934">
        <w:rPr>
          <w:rFonts w:ascii="Consolas" w:hAnsi="Consolas" w:cs="Consolas"/>
          <w:color w:val="000000" w:themeColor="text1"/>
          <w:sz w:val="21"/>
        </w:rPr>
        <w:t>mu :</w:t>
      </w:r>
      <w:proofErr w:type="gram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m m</w:t>
      </w:r>
      <w:proofErr w:type="spellEnd"/>
      <w:r w:rsidRPr="002D3934">
        <w:rPr>
          <w:rFonts w:ascii="Consolas" w:hAnsi="Consolas" w:cs="Consolas"/>
          <w:color w:val="000000" w:themeColor="text1"/>
          <w:sz w:val="21"/>
        </w:rPr>
        <w:t xml:space="preserve"> a -&gt; m 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要推出单子的</w:t>
      </w:r>
      <w:r w:rsidRPr="002D3934">
        <w:rPr>
          <w:rFonts w:ascii="Georgia" w:hAnsi="Georgia"/>
          <w:color w:val="000000" w:themeColor="text1"/>
          <w:sz w:val="22"/>
          <w:szCs w:val="27"/>
        </w:rPr>
        <w:t xml:space="preserve"> η </w:t>
      </w:r>
      <w:r w:rsidRPr="002D3934">
        <w:rPr>
          <w:rFonts w:ascii="Georgia" w:hAnsi="Georgia"/>
          <w:color w:val="000000" w:themeColor="text1"/>
          <w:sz w:val="22"/>
          <w:szCs w:val="27"/>
        </w:rPr>
        <w:t>变换，只需要让</w:t>
      </w:r>
      <w:r w:rsidRPr="002D3934">
        <w:rPr>
          <w:rFonts w:ascii="Georgia" w:hAnsi="Georgia"/>
          <w:color w:val="000000" w:themeColor="text1"/>
          <w:sz w:val="22"/>
          <w:szCs w:val="27"/>
        </w:rPr>
        <w:t xml:space="preserve"> FG = 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5142865" cy="2531110"/>
            <wp:effectExtent l="0" t="0" r="635" b="2540"/>
            <wp:docPr id="11" name="图片 1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2865" cy="2531110"/>
                    </a:xfrm>
                    <a:prstGeom prst="rect">
                      <a:avLst/>
                    </a:prstGeom>
                    <a:noFill/>
                    <a:ln>
                      <a:noFill/>
                    </a:ln>
                  </pic:spPr>
                </pic:pic>
              </a:graphicData>
            </a:graphic>
          </wp:inline>
        </w:drawing>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10:</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伴随函子的</w:t>
      </w:r>
      <w:r w:rsidRPr="002D3934">
        <w:rPr>
          <w:rFonts w:ascii="Georgia" w:hAnsi="Georgia"/>
          <w:color w:val="000000" w:themeColor="text1"/>
          <w:sz w:val="22"/>
          <w:szCs w:val="27"/>
        </w:rPr>
        <w:t xml:space="preserve"> ε </w:t>
      </w:r>
      <w:r w:rsidRPr="002D3934">
        <w:rPr>
          <w:rFonts w:ascii="Georgia" w:hAnsi="Georgia"/>
          <w:color w:val="000000" w:themeColor="text1"/>
          <w:sz w:val="22"/>
          <w:szCs w:val="27"/>
        </w:rPr>
        <w:t>就是单子的</w:t>
      </w:r>
      <w:r w:rsidRPr="002D3934">
        <w:rPr>
          <w:rFonts w:ascii="Georgia" w:hAnsi="Georgia"/>
          <w:color w:val="000000" w:themeColor="text1"/>
          <w:sz w:val="22"/>
          <w:szCs w:val="27"/>
        </w:rPr>
        <w:t xml:space="preserve"> η</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同样的，当</w:t>
      </w:r>
      <w:r w:rsidRPr="002D3934">
        <w:rPr>
          <w:rFonts w:ascii="Georgia" w:hAnsi="Georgia"/>
          <w:color w:val="000000" w:themeColor="text1"/>
          <w:sz w:val="22"/>
          <w:szCs w:val="27"/>
        </w:rPr>
        <w:t xml:space="preserve"> FG = T, F η G </w:t>
      </w:r>
      <w:r w:rsidRPr="002D3934">
        <w:rPr>
          <w:rFonts w:ascii="Georgia" w:hAnsi="Georgia"/>
          <w:color w:val="000000" w:themeColor="text1"/>
          <w:sz w:val="22"/>
          <w:szCs w:val="27"/>
        </w:rPr>
        <w:t>就可以变成</w:t>
      </w:r>
      <w:r w:rsidRPr="002D3934">
        <w:rPr>
          <w:rFonts w:ascii="Georgia" w:hAnsi="Georgia"/>
          <w:color w:val="000000" w:themeColor="text1"/>
          <w:sz w:val="22"/>
          <w:szCs w:val="27"/>
        </w:rPr>
        <w:t xml:space="preserve"> μ</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5186350" cy="2234394"/>
            <wp:effectExtent l="0" t="0" r="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3820" cy="2241921"/>
                    </a:xfrm>
                    <a:prstGeom prst="rect">
                      <a:avLst/>
                    </a:prstGeom>
                    <a:noFill/>
                    <a:ln>
                      <a:noFill/>
                    </a:ln>
                  </pic:spPr>
                </pic:pic>
              </a:graphicData>
            </a:graphic>
          </wp:inline>
        </w:drawing>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11:</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伴随函子的</w:t>
      </w:r>
      <w:r w:rsidRPr="002D3934">
        <w:rPr>
          <w:rFonts w:ascii="Georgia" w:hAnsi="Georgia"/>
          <w:color w:val="000000" w:themeColor="text1"/>
          <w:sz w:val="22"/>
          <w:szCs w:val="27"/>
        </w:rPr>
        <w:t xml:space="preserve"> F η G </w:t>
      </w:r>
      <w:r w:rsidRPr="002D3934">
        <w:rPr>
          <w:rFonts w:ascii="Georgia" w:hAnsi="Georgia"/>
          <w:color w:val="000000" w:themeColor="text1"/>
          <w:sz w:val="22"/>
          <w:szCs w:val="27"/>
        </w:rPr>
        <w:t>是函子的</w:t>
      </w:r>
      <w:r w:rsidRPr="002D3934">
        <w:rPr>
          <w:rFonts w:ascii="Georgia" w:hAnsi="Georgia"/>
          <w:color w:val="000000" w:themeColor="text1"/>
          <w:sz w:val="22"/>
          <w:szCs w:val="27"/>
        </w:rPr>
        <w:t xml:space="preserve"> μ</w:t>
      </w:r>
    </w:p>
    <w:p w:rsidR="00835BDC" w:rsidRPr="002D3934" w:rsidRDefault="00835BDC" w:rsidP="00835BDC">
      <w:pPr>
        <w:pStyle w:val="4"/>
        <w:shd w:val="clear" w:color="auto" w:fill="FFFFFF"/>
        <w:spacing w:before="240" w:after="120"/>
        <w:rPr>
          <w:rFonts w:ascii="Helvetica" w:hAnsi="Helvetica" w:cs="Helvetica"/>
          <w:color w:val="000000" w:themeColor="text1"/>
          <w:sz w:val="21"/>
          <w:szCs w:val="24"/>
        </w:rPr>
      </w:pPr>
      <w:r w:rsidRPr="002D3934">
        <w:rPr>
          <w:rFonts w:ascii="Helvetica" w:hAnsi="Helvetica" w:cs="Helvetica"/>
          <w:color w:val="000000" w:themeColor="text1"/>
          <w:sz w:val="22"/>
        </w:rPr>
        <w:t>三角等式</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三角等式是指</w:t>
      </w:r>
      <w:r w:rsidRPr="002D3934">
        <w:rPr>
          <w:rFonts w:ascii="Georgia" w:hAnsi="Georgia"/>
          <w:color w:val="000000" w:themeColor="text1"/>
          <w:sz w:val="22"/>
          <w:szCs w:val="27"/>
        </w:rPr>
        <w:t xml:space="preserve"> μ . T η = T = </w:t>
      </w:r>
      <w:proofErr w:type="gramStart"/>
      <w:r w:rsidRPr="002D3934">
        <w:rPr>
          <w:rFonts w:ascii="Georgia" w:hAnsi="Georgia"/>
          <w:color w:val="000000" w:themeColor="text1"/>
          <w:sz w:val="22"/>
          <w:szCs w:val="27"/>
        </w:rPr>
        <w:t>μ .</w:t>
      </w:r>
      <w:proofErr w:type="gramEnd"/>
      <w:r w:rsidRPr="002D3934">
        <w:rPr>
          <w:rFonts w:ascii="Georgia" w:hAnsi="Georgia"/>
          <w:color w:val="000000" w:themeColor="text1"/>
          <w:sz w:val="22"/>
          <w:szCs w:val="27"/>
        </w:rPr>
        <w:t xml:space="preserve"> η 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要推出三角等式只需要组合</w:t>
      </w:r>
      <w:r w:rsidRPr="002D3934">
        <w:rPr>
          <w:rFonts w:ascii="Georgia" w:hAnsi="Georgia"/>
          <w:color w:val="000000" w:themeColor="text1"/>
          <w:sz w:val="22"/>
          <w:szCs w:val="27"/>
        </w:rPr>
        <w:t xml:space="preserve"> F η G </w:t>
      </w:r>
      <w:r w:rsidRPr="002D3934">
        <w:rPr>
          <w:rFonts w:ascii="Georgia" w:hAnsi="Georgia"/>
          <w:color w:val="000000" w:themeColor="text1"/>
          <w:sz w:val="22"/>
          <w:szCs w:val="27"/>
        </w:rPr>
        <w:t>和</w:t>
      </w:r>
      <w:r w:rsidRPr="002D3934">
        <w:rPr>
          <w:rFonts w:ascii="Georgia" w:hAnsi="Georgia"/>
          <w:color w:val="000000" w:themeColor="text1"/>
          <w:sz w:val="22"/>
          <w:szCs w:val="27"/>
        </w:rPr>
        <w:t xml:space="preserve"> ε F G</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5501157" cy="2399945"/>
            <wp:effectExtent l="0" t="0" r="4445" b="635"/>
            <wp:docPr id="9" name="图片 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7925" cy="2437798"/>
                    </a:xfrm>
                    <a:prstGeom prst="rect">
                      <a:avLst/>
                    </a:prstGeom>
                    <a:noFill/>
                    <a:ln>
                      <a:noFill/>
                    </a:ln>
                  </pic:spPr>
                </pic:pic>
              </a:graphicData>
            </a:graphic>
          </wp:inline>
        </w:drawing>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12:</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 xml:space="preserve">F η </w:t>
      </w:r>
      <w:proofErr w:type="gramStart"/>
      <w:r w:rsidRPr="002D3934">
        <w:rPr>
          <w:rFonts w:ascii="Georgia" w:hAnsi="Georgia"/>
          <w:color w:val="000000" w:themeColor="text1"/>
          <w:sz w:val="22"/>
          <w:szCs w:val="27"/>
        </w:rPr>
        <w:t>G .</w:t>
      </w:r>
      <w:proofErr w:type="gramEnd"/>
      <w:r w:rsidRPr="002D3934">
        <w:rPr>
          <w:rFonts w:ascii="Georgia" w:hAnsi="Georgia"/>
          <w:color w:val="000000" w:themeColor="text1"/>
          <w:sz w:val="22"/>
          <w:szCs w:val="27"/>
        </w:rPr>
        <w:t xml:space="preserve"> ε F G = F G</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5296078" cy="3458825"/>
            <wp:effectExtent l="0" t="0" r="0" b="8890"/>
            <wp:docPr id="8" name="图片 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4960" cy="3464626"/>
                    </a:xfrm>
                    <a:prstGeom prst="rect">
                      <a:avLst/>
                    </a:prstGeom>
                    <a:noFill/>
                    <a:ln>
                      <a:noFill/>
                    </a:ln>
                  </pic:spPr>
                </pic:pic>
              </a:graphicData>
            </a:graphic>
          </wp:inline>
        </w:drawing>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13:</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 xml:space="preserve">F η </w:t>
      </w:r>
      <w:proofErr w:type="gramStart"/>
      <w:r w:rsidRPr="002D3934">
        <w:rPr>
          <w:rFonts w:ascii="Georgia" w:hAnsi="Georgia"/>
          <w:color w:val="000000" w:themeColor="text1"/>
          <w:sz w:val="22"/>
          <w:szCs w:val="27"/>
        </w:rPr>
        <w:t>G .</w:t>
      </w:r>
      <w:proofErr w:type="gramEnd"/>
      <w:r w:rsidRPr="002D3934">
        <w:rPr>
          <w:rFonts w:ascii="Georgia" w:hAnsi="Georgia"/>
          <w:color w:val="000000" w:themeColor="text1"/>
          <w:sz w:val="22"/>
          <w:szCs w:val="27"/>
        </w:rPr>
        <w:t xml:space="preserve"> ε F G= F G </w:t>
      </w:r>
      <w:r w:rsidRPr="002D3934">
        <w:rPr>
          <w:rFonts w:ascii="Georgia" w:hAnsi="Georgia"/>
          <w:color w:val="000000" w:themeColor="text1"/>
          <w:sz w:val="22"/>
          <w:szCs w:val="27"/>
        </w:rPr>
        <w:t>对应到</w:t>
      </w:r>
      <w:r w:rsidRPr="002D3934">
        <w:rPr>
          <w:rFonts w:ascii="Georgia" w:hAnsi="Georgia"/>
          <w:color w:val="000000" w:themeColor="text1"/>
          <w:sz w:val="22"/>
          <w:szCs w:val="27"/>
        </w:rPr>
        <w:t>Monad</w:t>
      </w:r>
      <w:r w:rsidRPr="002D3934">
        <w:rPr>
          <w:rFonts w:ascii="Georgia" w:hAnsi="Georgia"/>
          <w:color w:val="000000" w:themeColor="text1"/>
          <w:sz w:val="22"/>
          <w:szCs w:val="27"/>
        </w:rPr>
        <w:t>就是</w:t>
      </w:r>
      <w:r w:rsidRPr="002D3934">
        <w:rPr>
          <w:rFonts w:ascii="Georgia" w:hAnsi="Georgia"/>
          <w:color w:val="000000" w:themeColor="text1"/>
          <w:sz w:val="22"/>
          <w:szCs w:val="27"/>
        </w:rPr>
        <w:t xml:space="preserve"> μ . η T = 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换到代码上来说</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class Endofunctor m =&gt; Monad m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gramStart"/>
      <w:r w:rsidRPr="002D3934">
        <w:rPr>
          <w:rFonts w:ascii="Consolas" w:hAnsi="Consolas" w:cs="Consolas"/>
          <w:color w:val="000000" w:themeColor="text1"/>
          <w:sz w:val="21"/>
        </w:rPr>
        <w:t>mu .</w:t>
      </w:r>
      <w:proofErr w:type="gramEnd"/>
      <w:r w:rsidRPr="002D3934">
        <w:rPr>
          <w:rFonts w:ascii="Consolas" w:hAnsi="Consolas" w:cs="Consolas"/>
          <w:color w:val="000000" w:themeColor="text1"/>
          <w:sz w:val="21"/>
        </w:rPr>
        <w:t xml:space="preserve"> eta) m = m</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同样的，左右翻转也成立</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5281777" cy="2315955"/>
            <wp:effectExtent l="0" t="0" r="0" b="8255"/>
            <wp:docPr id="7" name="图片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9653" cy="2336948"/>
                    </a:xfrm>
                    <a:prstGeom prst="rect">
                      <a:avLst/>
                    </a:prstGeom>
                    <a:noFill/>
                    <a:ln>
                      <a:noFill/>
                    </a:ln>
                  </pic:spPr>
                </pic:pic>
              </a:graphicData>
            </a:graphic>
          </wp:inline>
        </w:drawing>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14:</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 xml:space="preserve">F η </w:t>
      </w:r>
      <w:proofErr w:type="gramStart"/>
      <w:r w:rsidRPr="002D3934">
        <w:rPr>
          <w:rFonts w:ascii="Georgia" w:hAnsi="Georgia"/>
          <w:color w:val="000000" w:themeColor="text1"/>
          <w:sz w:val="22"/>
          <w:szCs w:val="27"/>
        </w:rPr>
        <w:t>G .</w:t>
      </w:r>
      <w:proofErr w:type="gramEnd"/>
      <w:r w:rsidRPr="002D3934">
        <w:rPr>
          <w:rFonts w:ascii="Georgia" w:hAnsi="Georgia"/>
          <w:color w:val="000000" w:themeColor="text1"/>
          <w:sz w:val="22"/>
          <w:szCs w:val="27"/>
        </w:rPr>
        <w:t xml:space="preserve"> F G ε = F G</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5232253" cy="3438144"/>
            <wp:effectExtent l="0" t="0" r="6985" b="0"/>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8988" cy="3455712"/>
                    </a:xfrm>
                    <a:prstGeom prst="rect">
                      <a:avLst/>
                    </a:prstGeom>
                    <a:noFill/>
                    <a:ln>
                      <a:noFill/>
                    </a:ln>
                  </pic:spPr>
                </pic:pic>
              </a:graphicData>
            </a:graphic>
          </wp:inline>
        </w:drawing>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15:</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 xml:space="preserve">F η </w:t>
      </w:r>
      <w:proofErr w:type="gramStart"/>
      <w:r w:rsidRPr="002D3934">
        <w:rPr>
          <w:rFonts w:ascii="Georgia" w:hAnsi="Georgia"/>
          <w:color w:val="000000" w:themeColor="text1"/>
          <w:sz w:val="22"/>
          <w:szCs w:val="27"/>
        </w:rPr>
        <w:t>G .</w:t>
      </w:r>
      <w:proofErr w:type="gramEnd"/>
      <w:r w:rsidRPr="002D3934">
        <w:rPr>
          <w:rFonts w:ascii="Georgia" w:hAnsi="Georgia"/>
          <w:color w:val="000000" w:themeColor="text1"/>
          <w:sz w:val="22"/>
          <w:szCs w:val="27"/>
        </w:rPr>
        <w:t xml:space="preserve"> F G ε = F G </w:t>
      </w:r>
      <w:r w:rsidRPr="002D3934">
        <w:rPr>
          <w:rFonts w:ascii="Georgia" w:hAnsi="Georgia"/>
          <w:color w:val="000000" w:themeColor="text1"/>
          <w:sz w:val="22"/>
          <w:szCs w:val="27"/>
        </w:rPr>
        <w:t>对应到</w:t>
      </w:r>
      <w:r w:rsidRPr="002D3934">
        <w:rPr>
          <w:rFonts w:ascii="Georgia" w:hAnsi="Georgia"/>
          <w:color w:val="000000" w:themeColor="text1"/>
          <w:sz w:val="22"/>
          <w:szCs w:val="27"/>
        </w:rPr>
        <w:t xml:space="preserve"> Monad</w:t>
      </w:r>
      <w:r w:rsidRPr="002D3934">
        <w:rPr>
          <w:rFonts w:ascii="Georgia" w:hAnsi="Georgia"/>
          <w:color w:val="000000" w:themeColor="text1"/>
          <w:sz w:val="22"/>
          <w:szCs w:val="27"/>
        </w:rPr>
        <w:t>是</w:t>
      </w:r>
      <w:r w:rsidRPr="002D3934">
        <w:rPr>
          <w:rFonts w:ascii="Georgia" w:hAnsi="Georgia"/>
          <w:color w:val="000000" w:themeColor="text1"/>
          <w:sz w:val="22"/>
          <w:szCs w:val="27"/>
        </w:rPr>
        <w:t xml:space="preserve"> μ . T η = 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T η </w:t>
      </w:r>
      <w:r w:rsidRPr="002D3934">
        <w:rPr>
          <w:rFonts w:ascii="Georgia" w:hAnsi="Georgia"/>
          <w:color w:val="000000" w:themeColor="text1"/>
          <w:sz w:val="22"/>
          <w:szCs w:val="27"/>
        </w:rPr>
        <w:t>就是</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fmap</w:t>
      </w:r>
      <w:proofErr w:type="spellEnd"/>
      <w:r w:rsidRPr="002D3934">
        <w:rPr>
          <w:rFonts w:ascii="Georgia" w:hAnsi="Georgia"/>
          <w:color w:val="000000" w:themeColor="text1"/>
          <w:sz w:val="22"/>
          <w:szCs w:val="27"/>
        </w:rPr>
        <w:t xml:space="preserve"> eta</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w:t>
      </w:r>
      <w:proofErr w:type="gramStart"/>
      <w:r w:rsidRPr="002D3934">
        <w:rPr>
          <w:rFonts w:ascii="Consolas" w:hAnsi="Consolas" w:cs="Consolas"/>
          <w:color w:val="000000" w:themeColor="text1"/>
          <w:sz w:val="21"/>
        </w:rPr>
        <w:t>mu .</w:t>
      </w:r>
      <w:proofErr w:type="gram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fmap</w:t>
      </w:r>
      <w:proofErr w:type="spellEnd"/>
      <w:r w:rsidRPr="002D3934">
        <w:rPr>
          <w:rFonts w:ascii="Consolas" w:hAnsi="Consolas" w:cs="Consolas"/>
          <w:color w:val="000000" w:themeColor="text1"/>
          <w:sz w:val="21"/>
        </w:rPr>
        <w:t xml:space="preserve"> eta) m = m</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如果把</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 xml:space="preserve">mu . </w:t>
      </w:r>
      <w:proofErr w:type="spellStart"/>
      <w:r w:rsidRPr="002D3934">
        <w:rPr>
          <w:rStyle w:val="HTML"/>
          <w:rFonts w:ascii="Consolas" w:hAnsi="Consolas" w:cs="Consolas"/>
          <w:color w:val="000000" w:themeColor="text1"/>
          <w:sz w:val="21"/>
          <w:shd w:val="clear" w:color="auto" w:fill="EEEEEE"/>
        </w:rPr>
        <w:t>fmap</w:t>
      </w:r>
      <w:proofErr w:type="spellEnd"/>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写成</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&gt;&gt;=</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就有了</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m &gt;&gt;= eta = m</w:t>
      </w:r>
    </w:p>
    <w:p w:rsidR="00835BDC" w:rsidRPr="002D3934" w:rsidRDefault="00835BDC" w:rsidP="00835BDC">
      <w:pPr>
        <w:pStyle w:val="4"/>
        <w:shd w:val="clear" w:color="auto" w:fill="FFFFFF"/>
        <w:spacing w:before="240" w:after="120"/>
        <w:rPr>
          <w:rFonts w:ascii="Helvetica" w:hAnsi="Helvetica" w:cs="Helvetica"/>
          <w:color w:val="000000" w:themeColor="text1"/>
          <w:sz w:val="21"/>
          <w:szCs w:val="24"/>
        </w:rPr>
      </w:pPr>
      <w:r w:rsidRPr="002D3934">
        <w:rPr>
          <w:rFonts w:ascii="Helvetica" w:hAnsi="Helvetica" w:cs="Helvetica"/>
          <w:color w:val="000000" w:themeColor="text1"/>
          <w:sz w:val="22"/>
        </w:rPr>
        <w:t>结合律</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单子另一大定律是结合律，让我们从伴随函子推起</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假设我们现在有函子</w:t>
      </w:r>
      <w:r w:rsidRPr="002D3934">
        <w:rPr>
          <w:rFonts w:ascii="Georgia" w:hAnsi="Georgia"/>
          <w:color w:val="000000" w:themeColor="text1"/>
          <w:sz w:val="22"/>
          <w:szCs w:val="27"/>
        </w:rPr>
        <w:t xml:space="preserve"> F η G </w:t>
      </w:r>
      <w:r w:rsidRPr="002D3934">
        <w:rPr>
          <w:rFonts w:ascii="Georgia" w:hAnsi="Georgia"/>
          <w:color w:val="000000" w:themeColor="text1"/>
          <w:sz w:val="22"/>
          <w:szCs w:val="27"/>
        </w:rPr>
        <w:t>和</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函子</w:t>
      </w:r>
      <w:r w:rsidRPr="002D3934">
        <w:rPr>
          <w:rFonts w:ascii="Georgia" w:hAnsi="Georgia"/>
          <w:color w:val="000000" w:themeColor="text1"/>
          <w:sz w:val="22"/>
          <w:szCs w:val="27"/>
        </w:rPr>
        <w:t xml:space="preserve"> F η G F G, compose </w:t>
      </w:r>
      <w:r w:rsidRPr="002D3934">
        <w:rPr>
          <w:rFonts w:ascii="Georgia" w:hAnsi="Georgia"/>
          <w:color w:val="000000" w:themeColor="text1"/>
          <w:sz w:val="22"/>
          <w:szCs w:val="27"/>
        </w:rPr>
        <w:t>起来会变成</w:t>
      </w:r>
      <w:r w:rsidRPr="002D3934">
        <w:rPr>
          <w:rFonts w:ascii="Georgia" w:hAnsi="Georgia"/>
          <w:color w:val="000000" w:themeColor="text1"/>
          <w:sz w:val="22"/>
          <w:szCs w:val="27"/>
        </w:rPr>
        <w:t xml:space="preserve"> F η G . F η G F G</w:t>
      </w:r>
      <w:r w:rsidRPr="002D3934">
        <w:rPr>
          <w:rStyle w:val="apple-converted-space"/>
          <w:rFonts w:ascii="Georgia" w:hAnsi="Georgia"/>
          <w:color w:val="000000" w:themeColor="text1"/>
          <w:sz w:val="22"/>
          <w:szCs w:val="27"/>
        </w:rPr>
        <w:t> </w:t>
      </w:r>
      <w:r w:rsidRPr="002D3934">
        <w:rPr>
          <w:rFonts w:ascii="Georgia" w:hAnsi="Georgia"/>
          <w:noProof/>
          <w:color w:val="000000" w:themeColor="text1"/>
          <w:sz w:val="22"/>
          <w:szCs w:val="27"/>
        </w:rPr>
        <w:drawing>
          <wp:inline distT="0" distB="0" distL="0" distR="0">
            <wp:extent cx="5018329" cy="2923457"/>
            <wp:effectExtent l="0" t="0" r="0" b="0"/>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479" cy="2931117"/>
                    </a:xfrm>
                    <a:prstGeom prst="rect">
                      <a:avLst/>
                    </a:prstGeom>
                    <a:noFill/>
                    <a:ln>
                      <a:noFill/>
                    </a:ln>
                  </pic:spPr>
                </pic:pic>
              </a:graphicData>
            </a:graphic>
          </wp:inline>
        </w:drawing>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用</w:t>
      </w:r>
      <w:r w:rsidRPr="002D3934">
        <w:rPr>
          <w:rFonts w:ascii="Georgia" w:hAnsi="Georgia"/>
          <w:color w:val="000000" w:themeColor="text1"/>
          <w:sz w:val="22"/>
          <w:szCs w:val="27"/>
        </w:rPr>
        <w:t xml:space="preserve"> F G = T </w:t>
      </w:r>
      <w:r w:rsidRPr="002D3934">
        <w:rPr>
          <w:rFonts w:ascii="Georgia" w:hAnsi="Georgia"/>
          <w:color w:val="000000" w:themeColor="text1"/>
          <w:sz w:val="22"/>
          <w:szCs w:val="27"/>
        </w:rPr>
        <w:t>，</w:t>
      </w:r>
      <w:r w:rsidRPr="002D3934">
        <w:rPr>
          <w:rFonts w:ascii="Georgia" w:hAnsi="Georgia"/>
          <w:color w:val="000000" w:themeColor="text1"/>
          <w:sz w:val="22"/>
          <w:szCs w:val="27"/>
        </w:rPr>
        <w:t xml:space="preserve"> F η G = μ </w:t>
      </w:r>
      <w:r w:rsidRPr="002D3934">
        <w:rPr>
          <w:rFonts w:ascii="Georgia" w:hAnsi="Georgia"/>
          <w:color w:val="000000" w:themeColor="text1"/>
          <w:sz w:val="22"/>
          <w:szCs w:val="27"/>
        </w:rPr>
        <w:t>代换那么就得到了单子的</w:t>
      </w:r>
      <w:r w:rsidRPr="002D3934">
        <w:rPr>
          <w:rFonts w:ascii="Georgia" w:hAnsi="Georgia"/>
          <w:color w:val="000000" w:themeColor="text1"/>
          <w:sz w:val="22"/>
          <w:szCs w:val="27"/>
        </w:rPr>
        <w:t xml:space="preserve"> μ . μ T</w:t>
      </w:r>
      <w:r w:rsidRPr="002D3934">
        <w:rPr>
          <w:rStyle w:val="apple-converted-space"/>
          <w:rFonts w:ascii="Georgia" w:hAnsi="Georgia"/>
          <w:color w:val="000000" w:themeColor="text1"/>
          <w:sz w:val="22"/>
          <w:szCs w:val="27"/>
        </w:rPr>
        <w:t> </w:t>
      </w:r>
      <w:r w:rsidRPr="002D3934">
        <w:rPr>
          <w:rFonts w:ascii="Georgia" w:hAnsi="Georgia"/>
          <w:noProof/>
          <w:color w:val="000000" w:themeColor="text1"/>
          <w:sz w:val="22"/>
          <w:szCs w:val="27"/>
        </w:rPr>
        <w:drawing>
          <wp:inline distT="0" distB="0" distL="0" distR="0">
            <wp:extent cx="5385759" cy="3584448"/>
            <wp:effectExtent l="0" t="0" r="5715" b="0"/>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9282" cy="3620070"/>
                    </a:xfrm>
                    <a:prstGeom prst="rect">
                      <a:avLst/>
                    </a:prstGeom>
                    <a:noFill/>
                    <a:ln>
                      <a:noFill/>
                    </a:ln>
                  </pic:spPr>
                </pic:pic>
              </a:graphicData>
            </a:graphic>
          </wp:inline>
        </w:drawing>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当组合</w:t>
      </w:r>
      <w:r w:rsidRPr="002D3934">
        <w:rPr>
          <w:rFonts w:ascii="Georgia" w:hAnsi="Georgia"/>
          <w:color w:val="000000" w:themeColor="text1"/>
          <w:sz w:val="22"/>
          <w:szCs w:val="27"/>
        </w:rPr>
        <w:t xml:space="preserve"> F η G </w:t>
      </w:r>
      <w:r w:rsidRPr="002D3934">
        <w:rPr>
          <w:rFonts w:ascii="Georgia" w:hAnsi="Georgia"/>
          <w:color w:val="000000" w:themeColor="text1"/>
          <w:sz w:val="22"/>
          <w:szCs w:val="27"/>
        </w:rPr>
        <w:t>和</w:t>
      </w:r>
      <w:r w:rsidRPr="002D3934">
        <w:rPr>
          <w:rFonts w:ascii="Georgia" w:hAnsi="Georgia"/>
          <w:color w:val="000000" w:themeColor="text1"/>
          <w:sz w:val="22"/>
          <w:szCs w:val="27"/>
        </w:rPr>
        <w:t xml:space="preserve"> F G F μ G </w:t>
      </w:r>
      <w:r w:rsidRPr="002D3934">
        <w:rPr>
          <w:rFonts w:ascii="Georgia" w:hAnsi="Georgia"/>
          <w:color w:val="000000" w:themeColor="text1"/>
          <w:sz w:val="22"/>
          <w:szCs w:val="27"/>
        </w:rPr>
        <w:t>后，会得到一个镜像的图</w:t>
      </w:r>
      <w:r w:rsidRPr="002D3934">
        <w:rPr>
          <w:rStyle w:val="apple-converted-space"/>
          <w:rFonts w:ascii="Georgia" w:hAnsi="Georgia"/>
          <w:color w:val="000000" w:themeColor="text1"/>
          <w:sz w:val="22"/>
          <w:szCs w:val="27"/>
        </w:rPr>
        <w:t> </w:t>
      </w:r>
      <w:r w:rsidRPr="002D3934">
        <w:rPr>
          <w:rFonts w:ascii="Georgia" w:hAnsi="Georgia"/>
          <w:noProof/>
          <w:color w:val="000000" w:themeColor="text1"/>
          <w:sz w:val="22"/>
          <w:szCs w:val="27"/>
        </w:rPr>
        <w:drawing>
          <wp:inline distT="0" distB="0" distL="0" distR="0">
            <wp:extent cx="5303698" cy="3266207"/>
            <wp:effectExtent l="0" t="0" r="0" b="0"/>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9605" cy="3276003"/>
                    </a:xfrm>
                    <a:prstGeom prst="rect">
                      <a:avLst/>
                    </a:prstGeom>
                    <a:noFill/>
                    <a:ln>
                      <a:noFill/>
                    </a:ln>
                  </pic:spPr>
                </pic:pic>
              </a:graphicData>
            </a:graphic>
          </wp:inline>
        </w:drawing>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对应到单子的</w:t>
      </w:r>
      <w:r w:rsidRPr="002D3934">
        <w:rPr>
          <w:rFonts w:ascii="Georgia" w:hAnsi="Georgia"/>
          <w:color w:val="000000" w:themeColor="text1"/>
          <w:sz w:val="22"/>
          <w:szCs w:val="27"/>
        </w:rPr>
        <w:t xml:space="preserve"> μ . T μ</w:t>
      </w:r>
      <w:r w:rsidRPr="002D3934">
        <w:rPr>
          <w:rStyle w:val="apple-converted-space"/>
          <w:rFonts w:ascii="Georgia" w:hAnsi="Georgia"/>
          <w:color w:val="000000" w:themeColor="text1"/>
          <w:sz w:val="22"/>
          <w:szCs w:val="27"/>
        </w:rPr>
        <w:t> </w:t>
      </w:r>
      <w:r w:rsidRPr="002D3934">
        <w:rPr>
          <w:rFonts w:ascii="Georgia" w:hAnsi="Georgia"/>
          <w:noProof/>
          <w:color w:val="000000" w:themeColor="text1"/>
          <w:sz w:val="22"/>
          <w:szCs w:val="27"/>
        </w:rPr>
        <w:drawing>
          <wp:inline distT="0" distB="0" distL="0" distR="0">
            <wp:extent cx="5669051" cy="3465322"/>
            <wp:effectExtent l="0" t="0" r="8255" b="1905"/>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2444" cy="3473509"/>
                    </a:xfrm>
                    <a:prstGeom prst="rect">
                      <a:avLst/>
                    </a:prstGeom>
                    <a:noFill/>
                    <a:ln>
                      <a:noFill/>
                    </a:ln>
                  </pic:spPr>
                </pic:pic>
              </a:graphicData>
            </a:graphic>
          </wp:inline>
        </w:drawing>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结合律是说</w:t>
      </w:r>
      <w:r w:rsidRPr="002D3934">
        <w:rPr>
          <w:rFonts w:ascii="Georgia" w:hAnsi="Georgia"/>
          <w:color w:val="000000" w:themeColor="text1"/>
          <w:sz w:val="22"/>
          <w:szCs w:val="27"/>
        </w:rPr>
        <w:t xml:space="preserve"> μ . μ T = </w:t>
      </w:r>
      <w:proofErr w:type="gramStart"/>
      <w:r w:rsidRPr="002D3934">
        <w:rPr>
          <w:rFonts w:ascii="Georgia" w:hAnsi="Georgia"/>
          <w:color w:val="000000" w:themeColor="text1"/>
          <w:sz w:val="22"/>
          <w:szCs w:val="27"/>
        </w:rPr>
        <w:t>μ .</w:t>
      </w:r>
      <w:proofErr w:type="gramEnd"/>
      <w:r w:rsidRPr="002D3934">
        <w:rPr>
          <w:rFonts w:ascii="Georgia" w:hAnsi="Georgia"/>
          <w:color w:val="000000" w:themeColor="text1"/>
          <w:sz w:val="22"/>
          <w:szCs w:val="27"/>
        </w:rPr>
        <w:t xml:space="preserve"> T μ , </w:t>
      </w:r>
      <w:r w:rsidRPr="002D3934">
        <w:rPr>
          <w:rFonts w:ascii="Georgia" w:hAnsi="Georgia"/>
          <w:color w:val="000000" w:themeColor="text1"/>
          <w:sz w:val="22"/>
          <w:szCs w:val="27"/>
        </w:rPr>
        <w:t>即</w:t>
      </w:r>
      <w:proofErr w:type="gramStart"/>
      <w:r w:rsidRPr="002D3934">
        <w:rPr>
          <w:rFonts w:ascii="Georgia" w:hAnsi="Georgia"/>
          <w:color w:val="000000" w:themeColor="text1"/>
          <w:sz w:val="22"/>
          <w:szCs w:val="27"/>
        </w:rPr>
        <w:t>图左右</w:t>
      </w:r>
      <w:proofErr w:type="gramEnd"/>
      <w:r w:rsidRPr="002D3934">
        <w:rPr>
          <w:rFonts w:ascii="Georgia" w:hAnsi="Georgia"/>
          <w:color w:val="000000" w:themeColor="text1"/>
          <w:sz w:val="22"/>
          <w:szCs w:val="27"/>
        </w:rPr>
        <w:t>翻转结果是相等的，为什么呢？看单子的</w:t>
      </w:r>
      <w:r w:rsidRPr="002D3934">
        <w:rPr>
          <w:rFonts w:ascii="Georgia" w:hAnsi="Georgia"/>
          <w:color w:val="000000" w:themeColor="text1"/>
          <w:sz w:val="22"/>
          <w:szCs w:val="27"/>
        </w:rPr>
        <w:t xml:space="preserve">String Diagram </w:t>
      </w:r>
      <w:r w:rsidRPr="002D3934">
        <w:rPr>
          <w:rFonts w:ascii="Georgia" w:hAnsi="Georgia"/>
          <w:color w:val="000000" w:themeColor="text1"/>
          <w:sz w:val="22"/>
          <w:szCs w:val="27"/>
        </w:rPr>
        <w:t>不太好看出来，我们来看伴随函子</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如果把左图的左边的</w:t>
      </w:r>
      <w:r w:rsidRPr="002D3934">
        <w:rPr>
          <w:rFonts w:ascii="Georgia" w:hAnsi="Georgia"/>
          <w:color w:val="000000" w:themeColor="text1"/>
          <w:sz w:val="22"/>
          <w:szCs w:val="27"/>
        </w:rPr>
        <w:t xml:space="preserve"> μ </w:t>
      </w:r>
      <w:r w:rsidRPr="002D3934">
        <w:rPr>
          <w:rFonts w:ascii="Georgia" w:hAnsi="Georgia"/>
          <w:color w:val="000000" w:themeColor="text1"/>
          <w:sz w:val="22"/>
          <w:szCs w:val="27"/>
        </w:rPr>
        <w:t>往上挪一点，右边的</w:t>
      </w:r>
      <w:r w:rsidRPr="002D3934">
        <w:rPr>
          <w:rFonts w:ascii="Georgia" w:hAnsi="Georgia"/>
          <w:color w:val="000000" w:themeColor="text1"/>
          <w:sz w:val="22"/>
          <w:szCs w:val="27"/>
        </w:rPr>
        <w:t xml:space="preserve"> μ </w:t>
      </w:r>
      <w:r w:rsidRPr="002D3934">
        <w:rPr>
          <w:rFonts w:ascii="Georgia" w:hAnsi="Georgia"/>
          <w:color w:val="000000" w:themeColor="text1"/>
          <w:sz w:val="22"/>
          <w:szCs w:val="27"/>
        </w:rPr>
        <w:t>往下挪一点，是不是跟右图就一样了</w:t>
      </w:r>
      <w:r w:rsidRPr="002D3934">
        <w:rPr>
          <w:rStyle w:val="apple-converted-space"/>
          <w:rFonts w:ascii="Georgia" w:hAnsi="Georgia"/>
          <w:color w:val="000000" w:themeColor="text1"/>
          <w:sz w:val="22"/>
          <w:szCs w:val="27"/>
        </w:rPr>
        <w:t> </w:t>
      </w:r>
      <w:r w:rsidRPr="002D3934">
        <w:rPr>
          <w:rFonts w:ascii="Georgia" w:hAnsi="Georgia"/>
          <w:noProof/>
          <w:color w:val="000000" w:themeColor="text1"/>
          <w:sz w:val="22"/>
          <w:szCs w:val="27"/>
        </w:rPr>
        <w:drawing>
          <wp:inline distT="0" distB="0" distL="0" distR="0">
            <wp:extent cx="5267071" cy="2999523"/>
            <wp:effectExtent l="0" t="0" r="0" b="0"/>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9312" cy="3017884"/>
                    </a:xfrm>
                    <a:prstGeom prst="rect">
                      <a:avLst/>
                    </a:prstGeom>
                    <a:noFill/>
                    <a:ln>
                      <a:noFill/>
                    </a:ln>
                  </pic:spPr>
                </pic:pic>
              </a:graphicData>
            </a:graphic>
          </wp:inline>
        </w:drawing>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结合律反映到代码中就是</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gramStart"/>
      <w:r w:rsidRPr="002D3934">
        <w:rPr>
          <w:rFonts w:ascii="Consolas" w:hAnsi="Consolas" w:cs="Consolas"/>
          <w:color w:val="000000" w:themeColor="text1"/>
          <w:sz w:val="21"/>
        </w:rPr>
        <w:t>mu .</w:t>
      </w:r>
      <w:proofErr w:type="gram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fmap</w:t>
      </w:r>
      <w:proofErr w:type="spellEnd"/>
      <w:r w:rsidRPr="002D3934">
        <w:rPr>
          <w:rFonts w:ascii="Consolas" w:hAnsi="Consolas" w:cs="Consolas"/>
          <w:color w:val="000000" w:themeColor="text1"/>
          <w:sz w:val="21"/>
        </w:rPr>
        <w:t xml:space="preserve"> mu = </w:t>
      </w:r>
      <w:proofErr w:type="gramStart"/>
      <w:r w:rsidRPr="002D3934">
        <w:rPr>
          <w:rFonts w:ascii="Consolas" w:hAnsi="Consolas" w:cs="Consolas"/>
          <w:color w:val="000000" w:themeColor="text1"/>
          <w:sz w:val="21"/>
        </w:rPr>
        <w:t>mu .</w:t>
      </w:r>
      <w:proofErr w:type="gramEnd"/>
      <w:r w:rsidRPr="002D3934">
        <w:rPr>
          <w:rFonts w:ascii="Consolas" w:hAnsi="Consolas" w:cs="Consolas"/>
          <w:color w:val="000000" w:themeColor="text1"/>
          <w:sz w:val="21"/>
        </w:rPr>
        <w:t xml:space="preserve"> mu</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代码很难看出结合在哪里，因为正常的结合律应该是这样的</w:t>
      </w:r>
      <w:r w:rsidRPr="002D3934">
        <w:rPr>
          <w:rFonts w:ascii="Georgia" w:hAnsi="Georgia"/>
          <w:color w:val="000000" w:themeColor="text1"/>
          <w:sz w:val="22"/>
          <w:szCs w:val="27"/>
        </w:rPr>
        <w:t xml:space="preserve"> (1+2)+3 = 1+(2+3)</w:t>
      </w:r>
      <w:r w:rsidRPr="002D3934">
        <w:rPr>
          <w:rFonts w:ascii="Georgia" w:hAnsi="Georgia"/>
          <w:color w:val="000000" w:themeColor="text1"/>
          <w:sz w:val="22"/>
          <w:szCs w:val="27"/>
        </w:rPr>
        <w:t>，但是不想加法的维度不一样，这里说的是自然变换维度的结合，可以通过</w:t>
      </w:r>
      <w:r w:rsidRPr="002D3934">
        <w:rPr>
          <w:rFonts w:ascii="Georgia" w:hAnsi="Georgia"/>
          <w:color w:val="000000" w:themeColor="text1"/>
          <w:sz w:val="22"/>
          <w:szCs w:val="27"/>
        </w:rPr>
        <w:t xml:space="preserve">String Diagram </w:t>
      </w:r>
      <w:r w:rsidRPr="002D3934">
        <w:rPr>
          <w:rFonts w:ascii="Georgia" w:hAnsi="Georgia"/>
          <w:color w:val="000000" w:themeColor="text1"/>
          <w:sz w:val="22"/>
          <w:szCs w:val="27"/>
        </w:rPr>
        <w:t>很清楚的看见结合的过程，即</w:t>
      </w:r>
      <w:r w:rsidRPr="002D3934">
        <w:rPr>
          <w:rFonts w:ascii="Georgia" w:hAnsi="Georgia"/>
          <w:color w:val="000000" w:themeColor="text1"/>
          <w:sz w:val="22"/>
          <w:szCs w:val="27"/>
        </w:rPr>
        <w:t xml:space="preserve"> μ </w:t>
      </w:r>
      <w:r w:rsidRPr="002D3934">
        <w:rPr>
          <w:rFonts w:ascii="Georgia" w:hAnsi="Georgia"/>
          <w:color w:val="000000" w:themeColor="text1"/>
          <w:sz w:val="22"/>
          <w:szCs w:val="27"/>
        </w:rPr>
        <w:t>左边的两个</w:t>
      </w:r>
      <w:r w:rsidRPr="002D3934">
        <w:rPr>
          <w:rFonts w:ascii="Georgia" w:hAnsi="Georgia"/>
          <w:color w:val="000000" w:themeColor="text1"/>
          <w:sz w:val="22"/>
          <w:szCs w:val="27"/>
        </w:rPr>
        <w:t>T</w:t>
      </w:r>
      <w:r w:rsidRPr="002D3934">
        <w:rPr>
          <w:rFonts w:ascii="Georgia" w:hAnsi="Georgia"/>
          <w:color w:val="000000" w:themeColor="text1"/>
          <w:sz w:val="22"/>
          <w:szCs w:val="27"/>
        </w:rPr>
        <w:t>和先</w:t>
      </w:r>
      <w:r w:rsidRPr="002D3934">
        <w:rPr>
          <w:rFonts w:ascii="Georgia" w:hAnsi="Georgia"/>
          <w:color w:val="000000" w:themeColor="text1"/>
          <w:sz w:val="22"/>
          <w:szCs w:val="27"/>
        </w:rPr>
        <w:t xml:space="preserve"> μ </w:t>
      </w:r>
      <w:r w:rsidRPr="002D3934">
        <w:rPr>
          <w:rFonts w:ascii="Georgia" w:hAnsi="Georgia"/>
          <w:color w:val="000000" w:themeColor="text1"/>
          <w:sz w:val="22"/>
          <w:szCs w:val="27"/>
        </w:rPr>
        <w:t>右边两个</w:t>
      </w:r>
      <w:r w:rsidRPr="002D3934">
        <w:rPr>
          <w:rFonts w:ascii="Georgia" w:hAnsi="Georgia"/>
          <w:color w:val="000000" w:themeColor="text1"/>
          <w:sz w:val="22"/>
          <w:szCs w:val="27"/>
        </w:rPr>
        <w:t xml:space="preserve"> T </w:t>
      </w:r>
      <w:r w:rsidRPr="002D3934">
        <w:rPr>
          <w:rFonts w:ascii="Georgia" w:hAnsi="Georgia"/>
          <w:color w:val="000000" w:themeColor="text1"/>
          <w:sz w:val="22"/>
          <w:szCs w:val="27"/>
        </w:rPr>
        <w:t>是相等的。</w:t>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proofErr w:type="spellStart"/>
      <w:r w:rsidRPr="002D3934">
        <w:rPr>
          <w:rFonts w:ascii="Helvetica" w:hAnsi="Helvetica" w:cs="Helvetica"/>
          <w:color w:val="000000" w:themeColor="text1"/>
          <w:sz w:val="24"/>
        </w:rPr>
        <w:t>Yoneda</w:t>
      </w:r>
      <w:proofErr w:type="spellEnd"/>
      <w:r w:rsidRPr="002D3934">
        <w:rPr>
          <w:rFonts w:ascii="Helvetica" w:hAnsi="Helvetica" w:cs="Helvetica"/>
          <w:color w:val="000000" w:themeColor="text1"/>
          <w:sz w:val="24"/>
        </w:rPr>
        <w:t xml:space="preserve"> lemma /</w:t>
      </w:r>
      <w:r w:rsidRPr="002D3934">
        <w:rPr>
          <w:rStyle w:val="apple-converted-space"/>
          <w:rFonts w:ascii="Helvetica" w:hAnsi="Helvetica" w:cs="Helvetica"/>
          <w:color w:val="000000" w:themeColor="text1"/>
          <w:sz w:val="24"/>
        </w:rPr>
        <w:t> </w:t>
      </w:r>
      <w:del w:id="4" w:author="Unknown">
        <w:r w:rsidRPr="002D3934">
          <w:rPr>
            <w:rFonts w:ascii="Helvetica" w:hAnsi="Helvetica" w:cs="Helvetica"/>
            <w:color w:val="000000" w:themeColor="text1"/>
            <w:sz w:val="24"/>
          </w:rPr>
          <w:delText>米田共</w:delText>
        </w:r>
      </w:del>
      <w:r w:rsidRPr="002D3934">
        <w:rPr>
          <w:rStyle w:val="apple-converted-space"/>
          <w:rFonts w:ascii="Helvetica" w:hAnsi="Helvetica" w:cs="Helvetica"/>
          <w:color w:val="000000" w:themeColor="text1"/>
          <w:sz w:val="24"/>
        </w:rPr>
        <w:t> </w:t>
      </w:r>
      <w:r w:rsidRPr="002D3934">
        <w:rPr>
          <w:rFonts w:ascii="Helvetica" w:hAnsi="Helvetica" w:cs="Helvetica"/>
          <w:color w:val="000000" w:themeColor="text1"/>
          <w:sz w:val="24"/>
        </w:rPr>
        <w:t>米田引理</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米田引理是说所有</w:t>
      </w:r>
      <w:proofErr w:type="spellStart"/>
      <w:r w:rsidRPr="002D3934">
        <w:rPr>
          <w:rFonts w:ascii="Georgia" w:hAnsi="Georgia"/>
          <w:color w:val="000000" w:themeColor="text1"/>
          <w:sz w:val="22"/>
          <w:szCs w:val="27"/>
        </w:rPr>
        <w:t>Functor</w:t>
      </w:r>
      <w:proofErr w:type="spellEnd"/>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f 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一定存在</w:t>
      </w:r>
      <w:r w:rsidRPr="002D3934">
        <w:rPr>
          <w:rFonts w:ascii="Georgia" w:hAnsi="Georgia"/>
          <w:color w:val="000000" w:themeColor="text1"/>
          <w:sz w:val="22"/>
          <w:szCs w:val="27"/>
        </w:rPr>
        <w:t xml:space="preserve"> embed </w:t>
      </w:r>
      <w:r w:rsidRPr="002D3934">
        <w:rPr>
          <w:rFonts w:ascii="Georgia" w:hAnsi="Georgia"/>
          <w:color w:val="000000" w:themeColor="text1"/>
          <w:sz w:val="22"/>
          <w:szCs w:val="27"/>
        </w:rPr>
        <w:t>和</w:t>
      </w:r>
      <w:r w:rsidRPr="002D3934">
        <w:rPr>
          <w:rFonts w:ascii="Georgia" w:hAnsi="Georgia"/>
          <w:color w:val="000000" w:themeColor="text1"/>
          <w:sz w:val="22"/>
          <w:szCs w:val="27"/>
        </w:rPr>
        <w:t xml:space="preserve"> unembed</w:t>
      </w:r>
      <w:r w:rsidRPr="002D3934">
        <w:rPr>
          <w:rFonts w:ascii="Georgia" w:hAnsi="Georgia"/>
          <w:color w:val="000000" w:themeColor="text1"/>
          <w:sz w:val="22"/>
          <w:szCs w:val="27"/>
        </w:rPr>
        <w:t>，使得</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f 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和</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 -&gt; b) -&gt; F b</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 xml:space="preserve">isomorphic </w:t>
      </w:r>
      <w:r w:rsidRPr="002D3934">
        <w:rPr>
          <w:rFonts w:ascii="Georgia" w:hAnsi="Georgia"/>
          <w:color w:val="000000" w:themeColor="text1"/>
          <w:sz w:val="22"/>
          <w:szCs w:val="27"/>
        </w:rPr>
        <w:t>同构</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proofErr w:type="spellStart"/>
      <w:r w:rsidRPr="002D3934">
        <w:rPr>
          <w:rFonts w:ascii="Georgia" w:hAnsi="Georgia"/>
          <w:color w:val="000000" w:themeColor="text1"/>
          <w:sz w:val="22"/>
          <w:szCs w:val="27"/>
        </w:rPr>
        <w:t>haskell</w:t>
      </w:r>
      <w:proofErr w:type="spellEnd"/>
      <w:r w:rsidRPr="002D3934">
        <w:rPr>
          <w:rFonts w:ascii="Georgia" w:hAnsi="Georgia"/>
          <w:color w:val="000000" w:themeColor="text1"/>
          <w:sz w:val="22"/>
          <w:szCs w:val="27"/>
        </w:rPr>
        <w:t>还要先打开</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RankNTypes</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feature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LANGUAGE </w:t>
      </w:r>
      <w:proofErr w:type="spellStart"/>
      <w:r w:rsidRPr="002D3934">
        <w:rPr>
          <w:rFonts w:ascii="Consolas" w:hAnsi="Consolas" w:cs="Consolas"/>
          <w:color w:val="000000" w:themeColor="text1"/>
          <w:sz w:val="21"/>
        </w:rPr>
        <w:t>RankNTypes</w:t>
      </w:r>
      <w:proofErr w:type="spellEnd"/>
      <w:r w:rsidRPr="002D3934">
        <w:rPr>
          <w:rFonts w:ascii="Consolas" w:hAnsi="Consolas" w:cs="Consolas"/>
          <w:color w:val="000000" w:themeColor="text1"/>
          <w:sz w:val="21"/>
        </w:rPr>
        <w:t xml:space="preserve"> #-}</w:t>
      </w:r>
    </w:p>
    <w:p w:rsidR="00835BDC" w:rsidRPr="002D3934" w:rsidRDefault="00835BDC" w:rsidP="00835BDC">
      <w:pPr>
        <w:pStyle w:val="HTML0"/>
        <w:shd w:val="clear" w:color="auto" w:fill="FAFAFA"/>
        <w:spacing w:after="211"/>
        <w:rPr>
          <w:rFonts w:ascii="Consolas" w:hAnsi="Consolas" w:cs="Consolas"/>
          <w:color w:val="000000" w:themeColor="text1"/>
          <w:sz w:val="21"/>
        </w:rPr>
      </w:pP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gramStart"/>
      <w:r w:rsidRPr="002D3934">
        <w:rPr>
          <w:rFonts w:ascii="Consolas" w:hAnsi="Consolas" w:cs="Consolas"/>
          <w:color w:val="000000" w:themeColor="text1"/>
          <w:sz w:val="21"/>
        </w:rPr>
        <w:t>embed :</w:t>
      </w:r>
      <w:proofErr w:type="gram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Functor</w:t>
      </w:r>
      <w:proofErr w:type="spellEnd"/>
      <w:r w:rsidRPr="002D3934">
        <w:rPr>
          <w:rFonts w:ascii="Consolas" w:hAnsi="Consolas" w:cs="Consolas"/>
          <w:color w:val="000000" w:themeColor="text1"/>
          <w:sz w:val="21"/>
        </w:rPr>
        <w:t xml:space="preserve"> f =&gt; f a -&gt; (</w:t>
      </w:r>
      <w:proofErr w:type="spellStart"/>
      <w:r w:rsidRPr="002D3934">
        <w:rPr>
          <w:rFonts w:ascii="Consolas" w:hAnsi="Consolas" w:cs="Consolas"/>
          <w:color w:val="000000" w:themeColor="text1"/>
          <w:sz w:val="21"/>
        </w:rPr>
        <w:t>forall</w:t>
      </w:r>
      <w:proofErr w:type="spellEnd"/>
      <w:r w:rsidRPr="002D3934">
        <w:rPr>
          <w:rFonts w:ascii="Consolas" w:hAnsi="Consolas" w:cs="Consolas"/>
          <w:color w:val="000000" w:themeColor="text1"/>
          <w:sz w:val="21"/>
        </w:rPr>
        <w:t xml:space="preserve"> b . (a -&gt; b) -&gt; f b)</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embed x f = </w:t>
      </w:r>
      <w:proofErr w:type="spellStart"/>
      <w:r w:rsidRPr="002D3934">
        <w:rPr>
          <w:rFonts w:ascii="Consolas" w:hAnsi="Consolas" w:cs="Consolas"/>
          <w:color w:val="000000" w:themeColor="text1"/>
          <w:sz w:val="21"/>
        </w:rPr>
        <w:t>fmap</w:t>
      </w:r>
      <w:proofErr w:type="spellEnd"/>
      <w:r w:rsidRPr="002D3934">
        <w:rPr>
          <w:rFonts w:ascii="Consolas" w:hAnsi="Consolas" w:cs="Consolas"/>
          <w:color w:val="000000" w:themeColor="text1"/>
          <w:sz w:val="21"/>
        </w:rPr>
        <w:t xml:space="preserve"> f x</w:t>
      </w:r>
    </w:p>
    <w:p w:rsidR="00835BDC" w:rsidRPr="002D3934" w:rsidRDefault="00835BDC" w:rsidP="00835BDC">
      <w:pPr>
        <w:pStyle w:val="HTML0"/>
        <w:shd w:val="clear" w:color="auto" w:fill="FAFAFA"/>
        <w:spacing w:after="211"/>
        <w:rPr>
          <w:rFonts w:ascii="Consolas" w:hAnsi="Consolas" w:cs="Consolas"/>
          <w:color w:val="000000" w:themeColor="text1"/>
          <w:sz w:val="21"/>
        </w:rPr>
      </w:pP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gramStart"/>
      <w:r w:rsidRPr="002D3934">
        <w:rPr>
          <w:rFonts w:ascii="Consolas" w:hAnsi="Consolas" w:cs="Consolas"/>
          <w:color w:val="000000" w:themeColor="text1"/>
          <w:sz w:val="21"/>
        </w:rPr>
        <w:t>unembed :</w:t>
      </w:r>
      <w:proofErr w:type="gram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Functor</w:t>
      </w:r>
      <w:proofErr w:type="spellEnd"/>
      <w:r w:rsidRPr="002D3934">
        <w:rPr>
          <w:rFonts w:ascii="Consolas" w:hAnsi="Consolas" w:cs="Consolas"/>
          <w:color w:val="000000" w:themeColor="text1"/>
          <w:sz w:val="21"/>
        </w:rPr>
        <w:t xml:space="preserve"> f =&gt; (</w:t>
      </w:r>
      <w:proofErr w:type="spellStart"/>
      <w:r w:rsidRPr="002D3934">
        <w:rPr>
          <w:rFonts w:ascii="Consolas" w:hAnsi="Consolas" w:cs="Consolas"/>
          <w:color w:val="000000" w:themeColor="text1"/>
          <w:sz w:val="21"/>
        </w:rPr>
        <w:t>forall</w:t>
      </w:r>
      <w:proofErr w:type="spellEnd"/>
      <w:r w:rsidRPr="002D3934">
        <w:rPr>
          <w:rFonts w:ascii="Consolas" w:hAnsi="Consolas" w:cs="Consolas"/>
          <w:color w:val="000000" w:themeColor="text1"/>
          <w:sz w:val="21"/>
        </w:rPr>
        <w:t xml:space="preserve"> b . (a -&gt; b) -&gt; f b) -&gt; f a</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unembed f = f id</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embed </w:t>
      </w:r>
      <w:r w:rsidRPr="002D3934">
        <w:rPr>
          <w:rFonts w:ascii="Georgia" w:hAnsi="Georgia"/>
          <w:color w:val="000000" w:themeColor="text1"/>
          <w:sz w:val="22"/>
          <w:szCs w:val="27"/>
        </w:rPr>
        <w:t>可以把</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functor</w:t>
      </w:r>
      <w:proofErr w:type="spellEnd"/>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f 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变成</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 -&gt; b) -&gt; f b</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unembed </w:t>
      </w:r>
      <w:r w:rsidRPr="002D3934">
        <w:rPr>
          <w:rFonts w:ascii="Georgia" w:hAnsi="Georgia"/>
          <w:color w:val="000000" w:themeColor="text1"/>
          <w:sz w:val="22"/>
          <w:szCs w:val="27"/>
        </w:rPr>
        <w:t>是反过来，</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 -&gt; b) -&gt; f b</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变成</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f 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上个图就明白了</w:t>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16:</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也就是说，图中无论知道</w:t>
      </w:r>
      <w:r w:rsidRPr="002D3934">
        <w:rPr>
          <w:rFonts w:ascii="Georgia" w:hAnsi="Georgia"/>
          <w:color w:val="000000" w:themeColor="text1"/>
          <w:sz w:val="22"/>
          <w:szCs w:val="27"/>
        </w:rPr>
        <w:t xml:space="preserve">a-&gt;b </w:t>
      </w:r>
      <w:r w:rsidRPr="002D3934">
        <w:rPr>
          <w:rFonts w:ascii="Georgia" w:hAnsi="Georgia"/>
          <w:color w:val="000000" w:themeColor="text1"/>
          <w:sz w:val="22"/>
          <w:szCs w:val="27"/>
        </w:rPr>
        <w:t>再加上任意一个</w:t>
      </w:r>
      <w:r w:rsidRPr="002D3934">
        <w:rPr>
          <w:rFonts w:ascii="Georgia" w:hAnsi="Georgia"/>
          <w:color w:val="000000" w:themeColor="text1"/>
          <w:sz w:val="22"/>
          <w:szCs w:val="27"/>
        </w:rPr>
        <w:t xml:space="preserve"> F x</w:t>
      </w:r>
      <w:r w:rsidRPr="002D3934">
        <w:rPr>
          <w:rFonts w:ascii="Georgia" w:hAnsi="Georgia"/>
          <w:color w:val="000000" w:themeColor="text1"/>
          <w:sz w:val="22"/>
          <w:szCs w:val="27"/>
        </w:rPr>
        <w:t>，都能推出另外一个</w:t>
      </w:r>
      <w:r w:rsidRPr="002D3934">
        <w:rPr>
          <w:rFonts w:ascii="Georgia" w:hAnsi="Georgia"/>
          <w:color w:val="000000" w:themeColor="text1"/>
          <w:sz w:val="22"/>
          <w:szCs w:val="27"/>
        </w:rPr>
        <w:t xml:space="preserve"> F</w:t>
      </w:r>
    </w:p>
    <w:p w:rsidR="00835BDC" w:rsidRPr="002D3934" w:rsidRDefault="00835BDC" w:rsidP="00835BDC">
      <w:pPr>
        <w:pStyle w:val="4"/>
        <w:shd w:val="clear" w:color="auto" w:fill="FFFFFF"/>
        <w:spacing w:before="240" w:after="120"/>
        <w:rPr>
          <w:rFonts w:ascii="Helvetica" w:hAnsi="Helvetica" w:cs="Helvetica"/>
          <w:color w:val="000000" w:themeColor="text1"/>
          <w:sz w:val="21"/>
          <w:szCs w:val="24"/>
        </w:rPr>
      </w:pPr>
      <w:r w:rsidRPr="002D3934">
        <w:rPr>
          <w:rFonts w:ascii="Helvetica" w:hAnsi="Helvetica" w:cs="Helvetica"/>
          <w:color w:val="000000" w:themeColor="text1"/>
          <w:sz w:val="22"/>
        </w:rPr>
        <w:t>Rank N Type</w:t>
      </w:r>
    </w:p>
    <w:p w:rsidR="00835BDC" w:rsidRPr="002D3934" w:rsidRDefault="00835BDC" w:rsidP="00835BDC">
      <w:pPr>
        <w:widowControl/>
        <w:numPr>
          <w:ilvl w:val="0"/>
          <w:numId w:val="11"/>
        </w:numPr>
        <w:shd w:val="clear" w:color="auto" w:fill="FFFFFF"/>
        <w:spacing w:before="100" w:beforeAutospacing="1" w:after="100" w:afterAutospacing="1"/>
        <w:jc w:val="left"/>
        <w:rPr>
          <w:rFonts w:ascii="Georgia" w:hAnsi="Georgia" w:cs="宋体"/>
          <w:color w:val="000000" w:themeColor="text1"/>
          <w:sz w:val="22"/>
          <w:szCs w:val="27"/>
        </w:rPr>
      </w:pPr>
      <w:r w:rsidRPr="002D3934">
        <w:rPr>
          <w:rFonts w:ascii="Georgia" w:hAnsi="Georgia"/>
          <w:color w:val="000000" w:themeColor="text1"/>
          <w:sz w:val="22"/>
          <w:szCs w:val="27"/>
        </w:rPr>
        <w:t>Monomorphic Rank 0 / 0</w:t>
      </w:r>
      <w:r w:rsidRPr="002D3934">
        <w:rPr>
          <w:rFonts w:ascii="Georgia" w:hAnsi="Georgia"/>
          <w:color w:val="000000" w:themeColor="text1"/>
          <w:sz w:val="22"/>
          <w:szCs w:val="27"/>
        </w:rPr>
        <w:t>级单态</w:t>
      </w:r>
      <w:r w:rsidRPr="002D3934">
        <w:rPr>
          <w:rFonts w:ascii="Georgia" w:hAnsi="Georgia"/>
          <w:color w:val="000000" w:themeColor="text1"/>
          <w:sz w:val="22"/>
          <w:szCs w:val="27"/>
        </w:rPr>
        <w:t>: t</w:t>
      </w:r>
    </w:p>
    <w:p w:rsidR="00835BDC" w:rsidRPr="002D3934" w:rsidRDefault="00835BDC" w:rsidP="00835BDC">
      <w:pPr>
        <w:widowControl/>
        <w:numPr>
          <w:ilvl w:val="0"/>
          <w:numId w:val="11"/>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Polymorphic Rank 1 / 1</w:t>
      </w:r>
      <w:r w:rsidRPr="002D3934">
        <w:rPr>
          <w:rFonts w:ascii="Georgia" w:hAnsi="Georgia"/>
          <w:color w:val="000000" w:themeColor="text1"/>
          <w:sz w:val="22"/>
          <w:szCs w:val="27"/>
        </w:rPr>
        <w:t>级</w:t>
      </w:r>
      <w:r w:rsidRPr="002D3934">
        <w:rPr>
          <w:rStyle w:val="apple-converted-space"/>
          <w:rFonts w:ascii="Georgia" w:hAnsi="Georgia"/>
          <w:color w:val="000000" w:themeColor="text1"/>
          <w:sz w:val="22"/>
          <w:szCs w:val="27"/>
        </w:rPr>
        <w:t> </w:t>
      </w:r>
      <w:del w:id="5" w:author="Unknown">
        <w:r w:rsidRPr="002D3934">
          <w:rPr>
            <w:rFonts w:ascii="Georgia" w:hAnsi="Georgia"/>
            <w:color w:val="000000" w:themeColor="text1"/>
            <w:sz w:val="22"/>
            <w:szCs w:val="27"/>
          </w:rPr>
          <w:delText>变态</w:delText>
        </w:r>
      </w:del>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多态</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forall</w:t>
      </w:r>
      <w:proofErr w:type="spellEnd"/>
      <w:r w:rsidRPr="002D3934">
        <w:rPr>
          <w:rFonts w:ascii="Georgia" w:hAnsi="Georgia"/>
          <w:color w:val="000000" w:themeColor="text1"/>
          <w:sz w:val="22"/>
          <w:szCs w:val="27"/>
        </w:rPr>
        <w:t xml:space="preserve"> a. a -&gt; t</w:t>
      </w:r>
    </w:p>
    <w:p w:rsidR="00835BDC" w:rsidRPr="002D3934" w:rsidRDefault="00835BDC" w:rsidP="00835BDC">
      <w:pPr>
        <w:widowControl/>
        <w:numPr>
          <w:ilvl w:val="0"/>
          <w:numId w:val="11"/>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Polymorphic Rank 2 / 2</w:t>
      </w:r>
      <w:r w:rsidRPr="002D3934">
        <w:rPr>
          <w:rFonts w:ascii="Georgia" w:hAnsi="Georgia"/>
          <w:color w:val="000000" w:themeColor="text1"/>
          <w:sz w:val="22"/>
          <w:szCs w:val="27"/>
        </w:rPr>
        <w:t>级多态</w:t>
      </w:r>
      <w:r w:rsidRPr="002D3934">
        <w:rPr>
          <w:rFonts w:ascii="Georgia" w:hAnsi="Georgia"/>
          <w:color w:val="000000" w:themeColor="text1"/>
          <w:sz w:val="22"/>
          <w:szCs w:val="27"/>
        </w:rPr>
        <w:t>: (</w:t>
      </w:r>
      <w:proofErr w:type="spellStart"/>
      <w:r w:rsidRPr="002D3934">
        <w:rPr>
          <w:rFonts w:ascii="Georgia" w:hAnsi="Georgia"/>
          <w:color w:val="000000" w:themeColor="text1"/>
          <w:sz w:val="22"/>
          <w:szCs w:val="27"/>
        </w:rPr>
        <w:t>forall</w:t>
      </w:r>
      <w:proofErr w:type="spellEnd"/>
      <w:r w:rsidRPr="002D3934">
        <w:rPr>
          <w:rFonts w:ascii="Georgia" w:hAnsi="Georgia"/>
          <w:color w:val="000000" w:themeColor="text1"/>
          <w:sz w:val="22"/>
          <w:szCs w:val="27"/>
        </w:rPr>
        <w:t xml:space="preserve"> a. a -&gt; t) -&gt; t</w:t>
      </w:r>
    </w:p>
    <w:p w:rsidR="00835BDC" w:rsidRPr="002D3934" w:rsidRDefault="00835BDC" w:rsidP="00835BDC">
      <w:pPr>
        <w:widowControl/>
        <w:numPr>
          <w:ilvl w:val="0"/>
          <w:numId w:val="11"/>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Polymorphic Rank 3 / 3</w:t>
      </w:r>
      <w:r w:rsidRPr="002D3934">
        <w:rPr>
          <w:rFonts w:ascii="Georgia" w:hAnsi="Georgia"/>
          <w:color w:val="000000" w:themeColor="text1"/>
          <w:sz w:val="22"/>
          <w:szCs w:val="27"/>
        </w:rPr>
        <w:t>级多态</w:t>
      </w:r>
      <w:r w:rsidRPr="002D3934">
        <w:rPr>
          <w:rFonts w:ascii="Georgia" w:hAnsi="Georgia"/>
          <w:color w:val="000000" w:themeColor="text1"/>
          <w:sz w:val="22"/>
          <w:szCs w:val="27"/>
        </w:rPr>
        <w:t>: ((</w:t>
      </w:r>
      <w:proofErr w:type="spellStart"/>
      <w:r w:rsidRPr="002D3934">
        <w:rPr>
          <w:rFonts w:ascii="Georgia" w:hAnsi="Georgia"/>
          <w:color w:val="000000" w:themeColor="text1"/>
          <w:sz w:val="22"/>
          <w:szCs w:val="27"/>
        </w:rPr>
        <w:t>forall</w:t>
      </w:r>
      <w:proofErr w:type="spellEnd"/>
      <w:r w:rsidRPr="002D3934">
        <w:rPr>
          <w:rFonts w:ascii="Georgia" w:hAnsi="Georgia"/>
          <w:color w:val="000000" w:themeColor="text1"/>
          <w:sz w:val="22"/>
          <w:szCs w:val="27"/>
        </w:rPr>
        <w:t xml:space="preserve"> a. a -&gt; t) -&gt; t) -&gt; 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看</w:t>
      </w:r>
      <w:r w:rsidRPr="002D3934">
        <w:rPr>
          <w:rFonts w:ascii="Georgia" w:hAnsi="Georgia"/>
          <w:color w:val="000000" w:themeColor="text1"/>
          <w:sz w:val="22"/>
          <w:szCs w:val="27"/>
        </w:rPr>
        <w:t>rank</w:t>
      </w:r>
      <w:proofErr w:type="gramStart"/>
      <w:r w:rsidRPr="002D3934">
        <w:rPr>
          <w:rFonts w:ascii="Georgia" w:hAnsi="Georgia"/>
          <w:color w:val="000000" w:themeColor="text1"/>
          <w:sz w:val="22"/>
          <w:szCs w:val="27"/>
        </w:rPr>
        <w:t>几只要数</w:t>
      </w:r>
      <w:proofErr w:type="gramEnd"/>
      <w:r w:rsidRPr="002D3934">
        <w:rPr>
          <w:rFonts w:ascii="Georgia" w:hAnsi="Georgia"/>
          <w:color w:val="000000" w:themeColor="text1"/>
          <w:sz w:val="22"/>
          <w:szCs w:val="27"/>
        </w:rPr>
        <w:t>左边</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forall</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的括号嵌套层数就好了</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一级多态锁定全部类型变化中的类型</w:t>
      </w:r>
      <w:r w:rsidRPr="002D3934">
        <w:rPr>
          <w:rFonts w:ascii="Georgia" w:hAnsi="Georgia"/>
          <w:color w:val="000000" w:themeColor="text1"/>
          <w:sz w:val="22"/>
          <w:szCs w:val="27"/>
        </w:rPr>
        <w:t>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二级多态可以分别确定</w:t>
      </w:r>
      <w:r w:rsidRPr="002D3934">
        <w:rPr>
          <w:rFonts w:ascii="Georgia" w:hAnsi="Georgia"/>
          <w:color w:val="000000" w:themeColor="text1"/>
          <w:sz w:val="22"/>
          <w:szCs w:val="27"/>
        </w:rPr>
        <w:t xml:space="preserve"> a -&gt; t </w:t>
      </w:r>
      <w:r w:rsidRPr="002D3934">
        <w:rPr>
          <w:rFonts w:ascii="Georgia" w:hAnsi="Georgia"/>
          <w:color w:val="000000" w:themeColor="text1"/>
          <w:sz w:val="22"/>
          <w:szCs w:val="27"/>
        </w:rPr>
        <w:t>这个函数的类型多态</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比如</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rank</w:t>
      </w:r>
      <w:proofErr w:type="gramStart"/>
      <w:r w:rsidRPr="002D3934">
        <w:rPr>
          <w:rFonts w:ascii="Consolas" w:hAnsi="Consolas" w:cs="Consolas"/>
          <w:color w:val="000000" w:themeColor="text1"/>
          <w:sz w:val="21"/>
        </w:rPr>
        <w:t>2 :</w:t>
      </w:r>
      <w:proofErr w:type="gramEnd"/>
      <w:r w:rsidRPr="002D3934">
        <w:rPr>
          <w:rFonts w:ascii="Consolas" w:hAnsi="Consolas" w:cs="Consolas"/>
          <w:color w:val="000000" w:themeColor="text1"/>
          <w:sz w:val="21"/>
        </w:rPr>
        <w:t>: (</w:t>
      </w:r>
      <w:proofErr w:type="spellStart"/>
      <w:r w:rsidRPr="002D3934">
        <w:rPr>
          <w:rFonts w:ascii="Consolas" w:hAnsi="Consolas" w:cs="Consolas"/>
          <w:color w:val="000000" w:themeColor="text1"/>
          <w:sz w:val="21"/>
        </w:rPr>
        <w:t>forall</w:t>
      </w:r>
      <w:proofErr w:type="spellEnd"/>
      <w:r w:rsidRPr="002D3934">
        <w:rPr>
          <w:rFonts w:ascii="Consolas" w:hAnsi="Consolas" w:cs="Consolas"/>
          <w:color w:val="000000" w:themeColor="text1"/>
          <w:sz w:val="21"/>
        </w:rPr>
        <w:t xml:space="preserve"> a. a -&gt; a) -&gt; (Bool, Char)</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rank2 f = (f True, f 'a')</w:t>
      </w:r>
    </w:p>
    <w:p w:rsidR="00835BDC" w:rsidRPr="002D3934" w:rsidRDefault="00835BDC" w:rsidP="00835BDC">
      <w:pPr>
        <w:widowControl/>
        <w:numPr>
          <w:ilvl w:val="0"/>
          <w:numId w:val="12"/>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f </w:t>
      </w:r>
      <w:r w:rsidRPr="002D3934">
        <w:rPr>
          <w:rFonts w:ascii="Georgia" w:hAnsi="Georgia"/>
          <w:color w:val="000000" w:themeColor="text1"/>
          <w:sz w:val="22"/>
          <w:szCs w:val="27"/>
        </w:rPr>
        <w:t>在</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f True</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时类型</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Boolean -&gt; Boolean</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是符合</w:t>
      </w:r>
      <w:r w:rsidRPr="002D3934">
        <w:rPr>
          <w:rStyle w:val="apple-converted-space"/>
          <w:rFonts w:ascii="Georgia" w:hAnsi="Georgia"/>
          <w:color w:val="000000" w:themeColor="text1"/>
          <w:sz w:val="22"/>
          <w:szCs w:val="27"/>
        </w:rPr>
        <w:t> </w:t>
      </w:r>
      <w:proofErr w:type="spellStart"/>
      <w:r w:rsidRPr="002D3934">
        <w:rPr>
          <w:rStyle w:val="HTML"/>
          <w:rFonts w:ascii="Consolas" w:hAnsi="Consolas" w:cs="Consolas"/>
          <w:color w:val="000000" w:themeColor="text1"/>
          <w:sz w:val="21"/>
          <w:shd w:val="clear" w:color="auto" w:fill="EEEEEE"/>
        </w:rPr>
        <w:t>forall</w:t>
      </w:r>
      <w:proofErr w:type="spellEnd"/>
      <w:r w:rsidRPr="002D3934">
        <w:rPr>
          <w:rStyle w:val="HTML"/>
          <w:rFonts w:ascii="Consolas" w:hAnsi="Consolas" w:cs="Consolas"/>
          <w:color w:val="000000" w:themeColor="text1"/>
          <w:sz w:val="21"/>
          <w:shd w:val="clear" w:color="auto" w:fill="EEEEEE"/>
        </w:rPr>
        <w:t xml:space="preserve"> a. a-&gt;a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的</w:t>
      </w:r>
    </w:p>
    <w:p w:rsidR="00835BDC" w:rsidRPr="002D3934" w:rsidRDefault="00835BDC" w:rsidP="00835BDC">
      <w:pPr>
        <w:widowControl/>
        <w:numPr>
          <w:ilvl w:val="0"/>
          <w:numId w:val="12"/>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在</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 xml:space="preserve">f 'a'= </w:t>
      </w:r>
      <w:proofErr w:type="gramStart"/>
      <w:r w:rsidRPr="002D3934">
        <w:rPr>
          <w:rStyle w:val="HTML"/>
          <w:rFonts w:ascii="Consolas" w:hAnsi="Consolas" w:cs="Consolas"/>
          <w:color w:val="000000" w:themeColor="text1"/>
          <w:sz w:val="21"/>
          <w:shd w:val="clear" w:color="auto" w:fill="EEEEEE"/>
        </w:rPr>
        <w:t>时类型</w:t>
      </w:r>
      <w:proofErr w:type="gramEnd"/>
      <w:r w:rsidRPr="002D3934">
        <w:rPr>
          <w:rStyle w:val="HTML"/>
          <w:rFonts w:ascii="Consolas" w:hAnsi="Consolas" w:cs="Consolas"/>
          <w:color w:val="000000" w:themeColor="text1"/>
          <w:sz w:val="21"/>
          <w:shd w:val="clear" w:color="auto" w:fill="EEEEEE"/>
        </w:rPr>
        <w:t>是</w:t>
      </w:r>
      <w:r w:rsidRPr="002D3934">
        <w:rPr>
          <w:rStyle w:val="HTML"/>
          <w:rFonts w:ascii="Consolas" w:hAnsi="Consolas" w:cs="Consolas"/>
          <w:color w:val="000000" w:themeColor="text1"/>
          <w:sz w:val="21"/>
          <w:shd w:val="clear" w:color="auto" w:fill="EEEEEE"/>
        </w:rPr>
        <w:t xml:space="preserve"> =Char -&gt; Char</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也符合</w:t>
      </w:r>
      <w:r w:rsidRPr="002D3934">
        <w:rPr>
          <w:rStyle w:val="apple-converted-space"/>
          <w:rFonts w:ascii="Georgia" w:hAnsi="Georgia"/>
          <w:color w:val="000000" w:themeColor="text1"/>
          <w:sz w:val="22"/>
          <w:szCs w:val="27"/>
        </w:rPr>
        <w:t> </w:t>
      </w:r>
      <w:proofErr w:type="spellStart"/>
      <w:r w:rsidRPr="002D3934">
        <w:rPr>
          <w:rStyle w:val="HTML"/>
          <w:rFonts w:ascii="Consolas" w:hAnsi="Consolas" w:cs="Consolas"/>
          <w:color w:val="000000" w:themeColor="text1"/>
          <w:sz w:val="21"/>
          <w:shd w:val="clear" w:color="auto" w:fill="EEEEEE"/>
        </w:rPr>
        <w:t>forall</w:t>
      </w:r>
      <w:proofErr w:type="spellEnd"/>
      <w:r w:rsidRPr="002D3934">
        <w:rPr>
          <w:rStyle w:val="HTML"/>
          <w:rFonts w:ascii="Consolas" w:hAnsi="Consolas" w:cs="Consolas"/>
          <w:color w:val="000000" w:themeColor="text1"/>
          <w:sz w:val="21"/>
          <w:shd w:val="clear" w:color="auto" w:fill="EEEEEE"/>
        </w:rPr>
        <w:t xml:space="preserve"> a. a-&gt;a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但是到</w:t>
      </w:r>
      <w:r w:rsidRPr="002D3934">
        <w:rPr>
          <w:rFonts w:ascii="Georgia" w:hAnsi="Georgia"/>
          <w:color w:val="000000" w:themeColor="text1"/>
          <w:sz w:val="22"/>
          <w:szCs w:val="27"/>
        </w:rPr>
        <w:t xml:space="preserve"> rank1 </w:t>
      </w:r>
      <w:r w:rsidRPr="002D3934">
        <w:rPr>
          <w:rFonts w:ascii="Georgia" w:hAnsi="Georgia"/>
          <w:color w:val="000000" w:themeColor="text1"/>
          <w:sz w:val="22"/>
          <w:szCs w:val="27"/>
        </w:rPr>
        <w:t>类型系统就</w:t>
      </w:r>
      <w:proofErr w:type="gramStart"/>
      <w:r w:rsidRPr="002D3934">
        <w:rPr>
          <w:rFonts w:ascii="Georgia" w:hAnsi="Georgia"/>
          <w:color w:val="000000" w:themeColor="text1"/>
          <w:sz w:val="22"/>
          <w:szCs w:val="27"/>
        </w:rPr>
        <w:t>懵</w:t>
      </w:r>
      <w:proofErr w:type="gramEnd"/>
      <w:r w:rsidRPr="002D3934">
        <w:rPr>
          <w:rFonts w:ascii="Georgia" w:hAnsi="Georgia"/>
          <w:color w:val="000000" w:themeColor="text1"/>
          <w:sz w:val="22"/>
          <w:szCs w:val="27"/>
        </w:rPr>
        <w:t>逼了</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rank</w:t>
      </w:r>
      <w:proofErr w:type="gramStart"/>
      <w:r w:rsidRPr="002D3934">
        <w:rPr>
          <w:rFonts w:ascii="Consolas" w:hAnsi="Consolas" w:cs="Consolas"/>
          <w:color w:val="000000" w:themeColor="text1"/>
          <w:sz w:val="21"/>
        </w:rPr>
        <w:t>1 :</w:t>
      </w:r>
      <w:proofErr w:type="gram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forall</w:t>
      </w:r>
      <w:proofErr w:type="spellEnd"/>
      <w:r w:rsidRPr="002D3934">
        <w:rPr>
          <w:rFonts w:ascii="Consolas" w:hAnsi="Consolas" w:cs="Consolas"/>
          <w:color w:val="000000" w:themeColor="text1"/>
          <w:sz w:val="21"/>
        </w:rPr>
        <w:t xml:space="preserve"> a. (a -&gt; a) -&gt; (Bool, Char)</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rank1 f = (f True, f 'a')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f </w:t>
      </w:r>
      <w:r w:rsidRPr="002D3934">
        <w:rPr>
          <w:rFonts w:ascii="Georgia" w:hAnsi="Georgia"/>
          <w:color w:val="000000" w:themeColor="text1"/>
          <w:sz w:val="22"/>
          <w:szCs w:val="27"/>
        </w:rPr>
        <w:t>在</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f True</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是确定</w:t>
      </w:r>
      <w:r w:rsidRPr="002D3934">
        <w:rPr>
          <w:rFonts w:ascii="Georgia" w:hAnsi="Georgia"/>
          <w:color w:val="000000" w:themeColor="text1"/>
          <w:sz w:val="22"/>
          <w:szCs w:val="27"/>
        </w:rPr>
        <w:t xml:space="preserve"> a </w:t>
      </w:r>
      <w:r w:rsidRPr="002D3934">
        <w:rPr>
          <w:rFonts w:ascii="Georgia" w:hAnsi="Georgia"/>
          <w:color w:val="000000" w:themeColor="text1"/>
          <w:sz w:val="22"/>
          <w:szCs w:val="27"/>
        </w:rPr>
        <w:t>是</w:t>
      </w:r>
      <w:r w:rsidRPr="002D3934">
        <w:rPr>
          <w:rFonts w:ascii="Georgia" w:hAnsi="Georgia"/>
          <w:color w:val="000000" w:themeColor="text1"/>
          <w:sz w:val="22"/>
          <w:szCs w:val="27"/>
        </w:rPr>
        <w:t xml:space="preserve"> Boolean</w:t>
      </w:r>
      <w:r w:rsidRPr="002D3934">
        <w:rPr>
          <w:rFonts w:ascii="Georgia" w:hAnsi="Georgia"/>
          <w:color w:val="000000" w:themeColor="text1"/>
          <w:sz w:val="22"/>
          <w:szCs w:val="27"/>
        </w:rPr>
        <w:t>，在</w:t>
      </w:r>
      <w:r w:rsidRPr="002D3934">
        <w:rPr>
          <w:rFonts w:ascii="Georgia" w:hAnsi="Georgia"/>
          <w:color w:val="000000" w:themeColor="text1"/>
          <w:sz w:val="22"/>
          <w:szCs w:val="27"/>
        </w:rPr>
        <w:t>rank1</w:t>
      </w:r>
      <w:r w:rsidRPr="002D3934">
        <w:rPr>
          <w:rFonts w:ascii="Georgia" w:hAnsi="Georgia"/>
          <w:color w:val="000000" w:themeColor="text1"/>
          <w:sz w:val="22"/>
          <w:szCs w:val="27"/>
        </w:rPr>
        <w:t>多态是时就确定了</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a-&gt;a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的类型一定是</w:t>
      </w:r>
      <w:r w:rsidRPr="002D3934">
        <w:rPr>
          <w:rStyle w:val="HTML"/>
          <w:rFonts w:ascii="Consolas" w:hAnsi="Consolas" w:cs="Consolas"/>
          <w:color w:val="000000" w:themeColor="text1"/>
          <w:sz w:val="21"/>
          <w:shd w:val="clear" w:color="auto" w:fill="EEEEEE"/>
        </w:rPr>
        <w:t>Boolean -&gt; Boolean</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所以到</w:t>
      </w:r>
      <w:r w:rsidRPr="002D3934">
        <w:rPr>
          <w:rFonts w:ascii="Georgia" w:hAnsi="Georgia"/>
          <w:color w:val="000000" w:themeColor="text1"/>
          <w:sz w:val="22"/>
          <w:szCs w:val="27"/>
        </w:rPr>
        <w:t xml:space="preserve"> =f 'a'= </w:t>
      </w:r>
      <w:r w:rsidRPr="002D3934">
        <w:rPr>
          <w:rFonts w:ascii="Georgia" w:hAnsi="Georgia"/>
          <w:color w:val="000000" w:themeColor="text1"/>
          <w:sz w:val="22"/>
          <w:szCs w:val="27"/>
        </w:rPr>
        <w:t>类型就挂了。</w:t>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proofErr w:type="spellStart"/>
      <w:r w:rsidRPr="002D3934">
        <w:rPr>
          <w:rFonts w:ascii="Helvetica" w:hAnsi="Helvetica" w:cs="Helvetica"/>
          <w:i/>
          <w:iCs/>
          <w:color w:val="000000" w:themeColor="text1"/>
          <w:sz w:val="24"/>
        </w:rPr>
        <w:t>Kleisli</w:t>
      </w:r>
      <w:proofErr w:type="spellEnd"/>
      <w:r w:rsidRPr="002D3934">
        <w:rPr>
          <w:rFonts w:ascii="Helvetica" w:hAnsi="Helvetica" w:cs="Helvetica"/>
          <w:i/>
          <w:iCs/>
          <w:color w:val="000000" w:themeColor="text1"/>
          <w:sz w:val="24"/>
        </w:rPr>
        <w:t xml:space="preserve"> </w:t>
      </w:r>
      <w:proofErr w:type="spellStart"/>
      <w:r w:rsidRPr="002D3934">
        <w:rPr>
          <w:rFonts w:ascii="Helvetica" w:hAnsi="Helvetica" w:cs="Helvetica"/>
          <w:i/>
          <w:iCs/>
          <w:color w:val="000000" w:themeColor="text1"/>
          <w:sz w:val="24"/>
        </w:rPr>
        <w:t>Catergory</w:t>
      </w:r>
      <w:proofErr w:type="spellEnd"/>
    </w:p>
    <w:p w:rsidR="00835BDC" w:rsidRPr="002D3934" w:rsidRDefault="00835BDC" w:rsidP="00835BDC">
      <w:pPr>
        <w:shd w:val="clear" w:color="auto" w:fill="FFFFFF"/>
        <w:rPr>
          <w:rFonts w:ascii="Georgia" w:hAnsi="Georgia" w:cs="宋体"/>
          <w:color w:val="000000" w:themeColor="text1"/>
          <w:sz w:val="22"/>
          <w:szCs w:val="27"/>
        </w:rPr>
      </w:pPr>
      <w:r w:rsidRPr="002D3934">
        <w:rPr>
          <w:rStyle w:val="figure-number"/>
          <w:rFonts w:ascii="Georgia" w:hAnsi="Georgia"/>
          <w:color w:val="000000" w:themeColor="text1"/>
          <w:sz w:val="22"/>
          <w:szCs w:val="27"/>
        </w:rPr>
        <w:t>Figure 17:</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注意观察大火箭</w:t>
      </w:r>
      <w:r w:rsidRPr="002D3934">
        <w:rPr>
          <w:rFonts w:ascii="Georgia" w:hAnsi="Georgia"/>
          <w:color w:val="000000" w:themeColor="text1"/>
          <w:sz w:val="22"/>
          <w:szCs w:val="27"/>
        </w:rPr>
        <w:t xml:space="preserve"> &lt;=&lt; </w:t>
      </w:r>
      <w:r w:rsidRPr="002D3934">
        <w:rPr>
          <w:rFonts w:ascii="Georgia" w:hAnsi="Georgia"/>
          <w:color w:val="000000" w:themeColor="text1"/>
          <w:sz w:val="22"/>
          <w:szCs w:val="27"/>
        </w:rPr>
        <w:t>的轨迹（不知道</w:t>
      </w:r>
      <w:r w:rsidRPr="002D3934">
        <w:rPr>
          <w:rFonts w:ascii="Georgia" w:hAnsi="Georgia"/>
          <w:color w:val="000000" w:themeColor="text1"/>
          <w:sz w:val="22"/>
          <w:szCs w:val="27"/>
        </w:rPr>
        <w:t>dot</w:t>
      </w:r>
      <w:r w:rsidRPr="002D3934">
        <w:rPr>
          <w:rFonts w:ascii="Georgia" w:hAnsi="Georgia"/>
          <w:color w:val="000000" w:themeColor="text1"/>
          <w:sz w:val="22"/>
          <w:szCs w:val="27"/>
        </w:rPr>
        <w:t>为什么会把</w:t>
      </w:r>
      <w:proofErr w:type="gramStart"/>
      <w:r w:rsidRPr="002D3934">
        <w:rPr>
          <w:rFonts w:ascii="Georgia" w:hAnsi="Georgia"/>
          <w:color w:val="000000" w:themeColor="text1"/>
          <w:sz w:val="22"/>
          <w:szCs w:val="27"/>
        </w:rPr>
        <w:t>这根线搞这么</w:t>
      </w:r>
      <w:proofErr w:type="gramEnd"/>
      <w:r w:rsidRPr="002D3934">
        <w:rPr>
          <w:rFonts w:ascii="Georgia" w:hAnsi="Georgia"/>
          <w:color w:val="000000" w:themeColor="text1"/>
          <w:sz w:val="22"/>
          <w:szCs w:val="27"/>
        </w:rPr>
        <w:t>又弯又骚的）</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和</w:t>
      </w:r>
      <w:r w:rsidRPr="002D3934">
        <w:rPr>
          <w:rFonts w:ascii="Georgia" w:hAnsi="Georgia"/>
          <w:color w:val="000000" w:themeColor="text1"/>
          <w:sz w:val="22"/>
          <w:szCs w:val="27"/>
        </w:rPr>
        <w:t xml:space="preserve"> &gt;&gt;= </w:t>
      </w:r>
      <w:r w:rsidRPr="002D3934">
        <w:rPr>
          <w:rFonts w:ascii="Georgia" w:hAnsi="Georgia"/>
          <w:color w:val="000000" w:themeColor="text1"/>
          <w:sz w:val="22"/>
          <w:szCs w:val="27"/>
        </w:rPr>
        <w:t>。所以</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Kleisli</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其实就是斜着走的一个范畴，但是</w:t>
      </w:r>
      <w:r w:rsidRPr="002D3934">
        <w:rPr>
          <w:rFonts w:ascii="Georgia" w:hAnsi="Georgia"/>
          <w:color w:val="000000" w:themeColor="text1"/>
          <w:sz w:val="22"/>
          <w:szCs w:val="27"/>
        </w:rPr>
        <w:t xml:space="preserve"> &gt;&gt;= </w:t>
      </w:r>
      <w:r w:rsidRPr="002D3934">
        <w:rPr>
          <w:rFonts w:ascii="Georgia" w:hAnsi="Georgia"/>
          <w:color w:val="000000" w:themeColor="text1"/>
          <w:sz w:val="22"/>
          <w:szCs w:val="27"/>
        </w:rPr>
        <w:t>把它硬生生掰</w:t>
      </w:r>
      <w:r w:rsidRPr="002D3934">
        <w:rPr>
          <w:rStyle w:val="apple-converted-space"/>
          <w:rFonts w:ascii="Georgia" w:hAnsi="Georgia"/>
          <w:color w:val="000000" w:themeColor="text1"/>
          <w:sz w:val="22"/>
          <w:szCs w:val="27"/>
        </w:rPr>
        <w:t> </w:t>
      </w:r>
      <w:del w:id="6" w:author="Unknown">
        <w:r w:rsidRPr="002D3934">
          <w:rPr>
            <w:rFonts w:ascii="Georgia" w:hAnsi="Georgia"/>
            <w:color w:val="000000" w:themeColor="text1"/>
            <w:sz w:val="22"/>
            <w:szCs w:val="27"/>
          </w:rPr>
          <w:delText>弯</w:delText>
        </w:r>
      </w:del>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直了。</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Catergory</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叫做</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Catergory</w:t>
      </w:r>
      <w:proofErr w:type="spellEnd"/>
      <w:r w:rsidRPr="002D3934">
        <w:rPr>
          <w:rFonts w:ascii="Georgia" w:hAnsi="Georgia"/>
          <w:color w:val="000000" w:themeColor="text1"/>
          <w:sz w:val="22"/>
          <w:szCs w:val="27"/>
        </w:rPr>
        <w:t>，因为有箭头</w:t>
      </w:r>
      <w:r w:rsidRPr="002D3934">
        <w:rPr>
          <w:rFonts w:ascii="Georgia" w:hAnsi="Georgia"/>
          <w:color w:val="000000" w:themeColor="text1"/>
          <w:sz w:val="22"/>
          <w:szCs w:val="27"/>
        </w:rPr>
        <w:t xml:space="preserve"> – </w:t>
      </w:r>
      <w:r w:rsidRPr="002D3934">
        <w:rPr>
          <w:rFonts w:ascii="Georgia" w:hAnsi="Georgia"/>
          <w:color w:val="000000" w:themeColor="text1"/>
          <w:sz w:val="22"/>
          <w:szCs w:val="27"/>
        </w:rPr>
        <w:t>自然变换。</w:t>
      </w:r>
      <w:r w:rsidRPr="002D3934">
        <w:rPr>
          <w:rFonts w:ascii="Georgia" w:hAnsi="Georgia"/>
          <w:color w:val="000000" w:themeColor="text1"/>
          <w:sz w:val="22"/>
          <w:szCs w:val="27"/>
        </w:rPr>
        <w:t xml:space="preserve">Monad </w:t>
      </w:r>
      <w:r w:rsidRPr="002D3934">
        <w:rPr>
          <w:rFonts w:ascii="Georgia" w:hAnsi="Georgia"/>
          <w:color w:val="000000" w:themeColor="text1"/>
          <w:sz w:val="22"/>
          <w:szCs w:val="27"/>
        </w:rPr>
        <w:t>也可以定义出来一个</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Catergory</w:t>
      </w:r>
      <w:proofErr w:type="spellEnd"/>
      <w:r w:rsidRPr="002D3934">
        <w:rPr>
          <w:rFonts w:ascii="Georgia" w:hAnsi="Georgia"/>
          <w:color w:val="000000" w:themeColor="text1"/>
          <w:sz w:val="22"/>
          <w:szCs w:val="27"/>
        </w:rPr>
        <w:t>（当然由于</w:t>
      </w:r>
      <w:r w:rsidRPr="002D3934">
        <w:rPr>
          <w:rFonts w:ascii="Georgia" w:hAnsi="Georgia"/>
          <w:color w:val="000000" w:themeColor="text1"/>
          <w:sz w:val="22"/>
          <w:szCs w:val="27"/>
        </w:rPr>
        <w:t>Monad</w:t>
      </w:r>
      <w:r w:rsidRPr="002D3934">
        <w:rPr>
          <w:rFonts w:ascii="Georgia" w:hAnsi="Georgia"/>
          <w:color w:val="000000" w:themeColor="text1"/>
          <w:sz w:val="22"/>
          <w:szCs w:val="27"/>
        </w:rPr>
        <w:t>是</w:t>
      </w:r>
      <w:r w:rsidRPr="002D3934">
        <w:rPr>
          <w:rFonts w:ascii="Georgia" w:hAnsi="Georgia"/>
          <w:color w:val="000000" w:themeColor="text1"/>
          <w:sz w:val="22"/>
          <w:szCs w:val="27"/>
        </w:rPr>
        <w:t xml:space="preserve"> Endofunctor</w:t>
      </w:r>
      <w:r w:rsidRPr="002D3934">
        <w:rPr>
          <w:rFonts w:ascii="Georgia" w:hAnsi="Georgia"/>
          <w:color w:val="000000" w:themeColor="text1"/>
          <w:sz w:val="22"/>
          <w:szCs w:val="27"/>
        </w:rPr>
        <w:t>，所以他也可以是</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自函子范畴），叫做</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Kleisli</w:t>
      </w:r>
      <w:proofErr w:type="spellEnd"/>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Catergory</w:t>
      </w:r>
      <w:proofErr w:type="spellEnd"/>
      <w:r w:rsidRPr="002D3934">
        <w:rPr>
          <w:rFonts w:ascii="Georgia" w:hAnsi="Georgia"/>
          <w:color w:val="000000" w:themeColor="text1"/>
          <w:sz w:val="22"/>
          <w:szCs w:val="27"/>
        </w:rPr>
        <w:t>，那么</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Kleisli</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的箭头是什么？</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我们看定义，</w:t>
      </w:r>
      <w:proofErr w:type="spellStart"/>
      <w:r w:rsidRPr="002D3934">
        <w:rPr>
          <w:rFonts w:ascii="Georgia" w:hAnsi="Georgia"/>
          <w:color w:val="000000" w:themeColor="text1"/>
          <w:sz w:val="22"/>
          <w:szCs w:val="27"/>
        </w:rPr>
        <w:t>Kleisli</w:t>
      </w:r>
      <w:proofErr w:type="spellEnd"/>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Catergory</w:t>
      </w:r>
      <w:proofErr w:type="spellEnd"/>
    </w:p>
    <w:p w:rsidR="00835BDC" w:rsidRPr="002D3934" w:rsidRDefault="00835BDC" w:rsidP="00835BDC">
      <w:pPr>
        <w:widowControl/>
        <w:numPr>
          <w:ilvl w:val="0"/>
          <w:numId w:val="13"/>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箭头是</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Kleisli</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箭头</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 -&gt; T b</w:t>
      </w:r>
    </w:p>
    <w:p w:rsidR="00835BDC" w:rsidRPr="002D3934" w:rsidRDefault="00835BDC" w:rsidP="00835BDC">
      <w:pPr>
        <w:widowControl/>
        <w:numPr>
          <w:ilvl w:val="0"/>
          <w:numId w:val="13"/>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东西就是</w:t>
      </w:r>
      <w:r w:rsidRPr="002D3934">
        <w:rPr>
          <w:rFonts w:ascii="Georgia" w:hAnsi="Georgia"/>
          <w:color w:val="000000" w:themeColor="text1"/>
          <w:sz w:val="22"/>
          <w:szCs w:val="27"/>
        </w:rPr>
        <w:t>c</w:t>
      </w:r>
      <w:r w:rsidRPr="002D3934">
        <w:rPr>
          <w:rFonts w:ascii="Georgia" w:hAnsi="Georgia"/>
          <w:color w:val="000000" w:themeColor="text1"/>
          <w:sz w:val="22"/>
          <w:szCs w:val="27"/>
        </w:rPr>
        <w:t>范畴中的东西</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因为</w:t>
      </w:r>
      <w:r w:rsidRPr="002D3934">
        <w:rPr>
          <w:rFonts w:ascii="Georgia" w:hAnsi="Georgia"/>
          <w:color w:val="000000" w:themeColor="text1"/>
          <w:sz w:val="22"/>
          <w:szCs w:val="27"/>
        </w:rPr>
        <w:t xml:space="preserve"> a </w:t>
      </w:r>
      <w:r w:rsidRPr="002D3934">
        <w:rPr>
          <w:rFonts w:ascii="Georgia" w:hAnsi="Georgia"/>
          <w:color w:val="000000" w:themeColor="text1"/>
          <w:sz w:val="22"/>
          <w:szCs w:val="27"/>
        </w:rPr>
        <w:t>和</w:t>
      </w:r>
      <w:r w:rsidRPr="002D3934">
        <w:rPr>
          <w:rFonts w:ascii="Georgia" w:hAnsi="Georgia"/>
          <w:color w:val="000000" w:themeColor="text1"/>
          <w:sz w:val="22"/>
          <w:szCs w:val="27"/>
        </w:rPr>
        <w:t xml:space="preserve"> b </w:t>
      </w:r>
      <w:r w:rsidRPr="002D3934">
        <w:rPr>
          <w:rFonts w:ascii="Georgia" w:hAnsi="Georgia"/>
          <w:color w:val="000000" w:themeColor="text1"/>
          <w:sz w:val="22"/>
          <w:szCs w:val="27"/>
        </w:rPr>
        <w:t>都是</w:t>
      </w:r>
      <w:r w:rsidRPr="002D3934">
        <w:rPr>
          <w:rFonts w:ascii="Georgia" w:hAnsi="Georgia"/>
          <w:color w:val="000000" w:themeColor="text1"/>
          <w:sz w:val="22"/>
          <w:szCs w:val="27"/>
        </w:rPr>
        <w:t xml:space="preserve"> c </w:t>
      </w:r>
      <w:r w:rsidRPr="002D3934">
        <w:rPr>
          <w:rFonts w:ascii="Georgia" w:hAnsi="Georgia"/>
          <w:color w:val="000000" w:themeColor="text1"/>
          <w:sz w:val="22"/>
          <w:szCs w:val="27"/>
        </w:rPr>
        <w:t>范畴上的，</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由于</w:t>
      </w:r>
      <w:r w:rsidRPr="002D3934">
        <w:rPr>
          <w:rFonts w:ascii="Georgia" w:hAnsi="Georgia"/>
          <w:color w:val="000000" w:themeColor="text1"/>
          <w:sz w:val="22"/>
          <w:szCs w:val="27"/>
        </w:rPr>
        <w:t>T</w:t>
      </w:r>
      <w:r w:rsidRPr="002D3934">
        <w:rPr>
          <w:rFonts w:ascii="Georgia" w:hAnsi="Georgia"/>
          <w:color w:val="000000" w:themeColor="text1"/>
          <w:sz w:val="22"/>
          <w:szCs w:val="27"/>
        </w:rPr>
        <w:t>是自函子，所以</w:t>
      </w:r>
      <w:r w:rsidRPr="002D3934">
        <w:rPr>
          <w:rFonts w:ascii="Georgia" w:hAnsi="Georgia"/>
          <w:color w:val="000000" w:themeColor="text1"/>
          <w:sz w:val="22"/>
          <w:szCs w:val="27"/>
        </w:rPr>
        <w:t xml:space="preserve"> T b </w:t>
      </w:r>
      <w:r w:rsidRPr="002D3934">
        <w:rPr>
          <w:rFonts w:ascii="Georgia" w:hAnsi="Georgia"/>
          <w:color w:val="000000" w:themeColor="text1"/>
          <w:sz w:val="22"/>
          <w:szCs w:val="27"/>
        </w:rPr>
        <w:t>也是</w:t>
      </w:r>
      <w:r w:rsidRPr="002D3934">
        <w:rPr>
          <w:rFonts w:ascii="Georgia" w:hAnsi="Georgia"/>
          <w:color w:val="000000" w:themeColor="text1"/>
          <w:sz w:val="22"/>
          <w:szCs w:val="27"/>
        </w:rPr>
        <w:t xml:space="preserve"> c </w:t>
      </w:r>
      <w:r w:rsidRPr="002D3934">
        <w:rPr>
          <w:rFonts w:ascii="Georgia" w:hAnsi="Georgia"/>
          <w:color w:val="000000" w:themeColor="text1"/>
          <w:sz w:val="22"/>
          <w:szCs w:val="27"/>
        </w:rPr>
        <w:t>范畴的</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看到图上的</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ruby>
          <w:rubyPr>
            <w:rubyAlign w:val="distributeSpace"/>
            <w:hps w:val="27"/>
            <w:hpsRaise w:val="24"/>
            <w:hpsBaseText w:val="22"/>
            <w:lid w:val="zh-CN"/>
          </w:rubyPr>
          <w:rt>
            <w:r w:rsidR="00835BDC" w:rsidRPr="002D3934">
              <w:rPr>
                <w:rFonts w:ascii="Georgia" w:hAnsi="Georgia"/>
                <w:color w:val="000000" w:themeColor="text1"/>
                <w:sz w:val="22"/>
                <w:szCs w:val="27"/>
              </w:rPr>
              <w:t>fmap f</w:t>
            </w:r>
          </w:rt>
          <w:rubyBase>
            <w:r w:rsidR="00835BDC" w:rsidRPr="002D3934">
              <w:rPr>
                <w:rFonts w:ascii="Georgia" w:hAnsi="Georgia"/>
                <w:color w:val="000000" w:themeColor="text1"/>
                <w:sz w:val="22"/>
                <w:szCs w:val="27"/>
              </w:rPr>
              <w:t>T f</w:t>
            </w:r>
          </w:rubyBase>
        </w:ruby>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和</w:t>
      </w:r>
      <w:r w:rsidRPr="002D3934">
        <w:rPr>
          <w:rFonts w:ascii="Georgia" w:hAnsi="Georgia"/>
          <w:color w:val="000000" w:themeColor="text1"/>
          <w:sz w:val="22"/>
          <w:szCs w:val="27"/>
        </w:rPr>
        <w:t xml:space="preserve"> μ </w:t>
      </w:r>
      <w:r w:rsidRPr="002D3934">
        <w:rPr>
          <w:rFonts w:ascii="Georgia" w:hAnsi="Georgia"/>
          <w:color w:val="000000" w:themeColor="text1"/>
          <w:sz w:val="22"/>
          <w:szCs w:val="27"/>
        </w:rPr>
        <w:t>了没？</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gramStart"/>
      <w:r w:rsidRPr="002D3934">
        <w:rPr>
          <w:rFonts w:ascii="Consolas" w:hAnsi="Consolas" w:cs="Consolas"/>
          <w:color w:val="000000" w:themeColor="text1"/>
          <w:sz w:val="21"/>
        </w:rPr>
        <w:t>f :</w:t>
      </w:r>
      <w:proofErr w:type="gramEnd"/>
      <w:r w:rsidRPr="002D3934">
        <w:rPr>
          <w:rFonts w:ascii="Consolas" w:hAnsi="Consolas" w:cs="Consolas"/>
          <w:color w:val="000000" w:themeColor="text1"/>
          <w:sz w:val="21"/>
        </w:rPr>
        <w:t>: b -&gt; T c</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fmap</w:t>
      </w:r>
      <w:proofErr w:type="spellEnd"/>
      <w:r w:rsidRPr="002D3934">
        <w:rPr>
          <w:rFonts w:ascii="Consolas" w:hAnsi="Consolas" w:cs="Consolas"/>
          <w:color w:val="000000" w:themeColor="text1"/>
          <w:sz w:val="21"/>
        </w:rPr>
        <w:t xml:space="preserve"> </w:t>
      </w:r>
      <w:proofErr w:type="gramStart"/>
      <w:r w:rsidRPr="002D3934">
        <w:rPr>
          <w:rFonts w:ascii="Consolas" w:hAnsi="Consolas" w:cs="Consolas"/>
          <w:color w:val="000000" w:themeColor="text1"/>
          <w:sz w:val="21"/>
        </w:rPr>
        <w:t>f :</w:t>
      </w:r>
      <w:proofErr w:type="gramEnd"/>
      <w:r w:rsidRPr="002D3934">
        <w:rPr>
          <w:rFonts w:ascii="Consolas" w:hAnsi="Consolas" w:cs="Consolas"/>
          <w:color w:val="000000" w:themeColor="text1"/>
          <w:sz w:val="21"/>
        </w:rPr>
        <w:t>: T b -&gt; T^2 c</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gramStart"/>
      <w:r w:rsidRPr="002D3934">
        <w:rPr>
          <w:rFonts w:ascii="Consolas" w:hAnsi="Consolas" w:cs="Consolas"/>
          <w:color w:val="000000" w:themeColor="text1"/>
          <w:sz w:val="21"/>
        </w:rPr>
        <w:t>mu :</w:t>
      </w:r>
      <w:proofErr w:type="gramEnd"/>
      <w:r w:rsidRPr="002D3934">
        <w:rPr>
          <w:rFonts w:ascii="Consolas" w:hAnsi="Consolas" w:cs="Consolas"/>
          <w:color w:val="000000" w:themeColor="text1"/>
          <w:sz w:val="21"/>
        </w:rPr>
        <w:t>: T^2 c -&gt; T c</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紫色的箭头连起来（</w:t>
      </w:r>
      <w:r w:rsidRPr="002D3934">
        <w:rPr>
          <w:rFonts w:ascii="Georgia" w:hAnsi="Georgia"/>
          <w:color w:val="000000" w:themeColor="text1"/>
          <w:sz w:val="22"/>
          <w:szCs w:val="27"/>
        </w:rPr>
        <w:t>compose</w:t>
      </w:r>
      <w:r w:rsidRPr="002D3934">
        <w:rPr>
          <w:rFonts w:ascii="Georgia" w:hAnsi="Georgia"/>
          <w:color w:val="000000" w:themeColor="text1"/>
          <w:sz w:val="22"/>
          <w:szCs w:val="27"/>
        </w:rPr>
        <w:t>）就是</w:t>
      </w:r>
      <w:r w:rsidRPr="002D3934">
        <w:rPr>
          <w:rFonts w:ascii="Georgia" w:hAnsi="Georgia"/>
          <w:color w:val="000000" w:themeColor="text1"/>
          <w:sz w:val="22"/>
          <w:szCs w:val="27"/>
        </w:rPr>
        <w:t xml:space="preserve"> T f'</w:t>
      </w:r>
      <w:r w:rsidRPr="002D3934">
        <w:rPr>
          <w:rFonts w:ascii="Georgia" w:hAnsi="Georgia"/>
          <w:color w:val="000000" w:themeColor="text1"/>
          <w:sz w:val="22"/>
          <w:szCs w:val="27"/>
        </w:rPr>
        <w:t>，所以</w:t>
      </w:r>
      <w:r w:rsidRPr="002D3934">
        <w:rPr>
          <w:rFonts w:ascii="Georgia" w:hAnsi="Georgia"/>
          <w:color w:val="000000" w:themeColor="text1"/>
          <w:sz w:val="22"/>
          <w:szCs w:val="27"/>
        </w:rPr>
        <w:t>,</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tb</w:t>
      </w:r>
      <w:proofErr w:type="spellEnd"/>
      <w:r w:rsidRPr="002D3934">
        <w:rPr>
          <w:rFonts w:ascii="Consolas" w:hAnsi="Consolas" w:cs="Consolas"/>
          <w:color w:val="000000" w:themeColor="text1"/>
          <w:sz w:val="21"/>
        </w:rPr>
        <w:t xml:space="preserve"> &gt;&gt;= f = </w:t>
      </w:r>
      <w:proofErr w:type="gramStart"/>
      <w:r w:rsidRPr="002D3934">
        <w:rPr>
          <w:rFonts w:ascii="Consolas" w:hAnsi="Consolas" w:cs="Consolas"/>
          <w:color w:val="000000" w:themeColor="text1"/>
          <w:sz w:val="21"/>
        </w:rPr>
        <w:t>mu .</w:t>
      </w:r>
      <w:proofErr w:type="gram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fmap</w:t>
      </w:r>
      <w:proofErr w:type="spellEnd"/>
      <w:r w:rsidRPr="002D3934">
        <w:rPr>
          <w:rFonts w:ascii="Consolas" w:hAnsi="Consolas" w:cs="Consolas"/>
          <w:color w:val="000000" w:themeColor="text1"/>
          <w:sz w:val="21"/>
        </w:rPr>
        <w:t xml:space="preserve"> f </w:t>
      </w:r>
      <w:proofErr w:type="spellStart"/>
      <w:r w:rsidRPr="002D3934">
        <w:rPr>
          <w:rFonts w:ascii="Consolas" w:hAnsi="Consolas" w:cs="Consolas"/>
          <w:color w:val="000000" w:themeColor="text1"/>
          <w:sz w:val="21"/>
        </w:rPr>
        <w:t>tb</w:t>
      </w:r>
      <w:proofErr w:type="spellEnd"/>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大火箭则是蓝色箭头的组合</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(f &lt;=&lt; g) = </w:t>
      </w:r>
      <w:proofErr w:type="gramStart"/>
      <w:r w:rsidRPr="002D3934">
        <w:rPr>
          <w:rFonts w:ascii="Consolas" w:hAnsi="Consolas" w:cs="Consolas"/>
          <w:color w:val="000000" w:themeColor="text1"/>
          <w:sz w:val="21"/>
        </w:rPr>
        <w:t>mu .</w:t>
      </w:r>
      <w:proofErr w:type="gramEnd"/>
      <w:r w:rsidRPr="002D3934">
        <w:rPr>
          <w:rFonts w:ascii="Consolas" w:hAnsi="Consolas" w:cs="Consolas"/>
          <w:color w:val="000000" w:themeColor="text1"/>
          <w:sz w:val="21"/>
        </w:rPr>
        <w:t xml:space="preserve"> T </w:t>
      </w:r>
      <w:proofErr w:type="gramStart"/>
      <w:r w:rsidRPr="002D3934">
        <w:rPr>
          <w:rFonts w:ascii="Consolas" w:hAnsi="Consolas" w:cs="Consolas"/>
          <w:color w:val="000000" w:themeColor="text1"/>
          <w:sz w:val="21"/>
        </w:rPr>
        <w:t>f .</w:t>
      </w:r>
      <w:proofErr w:type="gramEnd"/>
      <w:r w:rsidRPr="002D3934">
        <w:rPr>
          <w:rFonts w:ascii="Consolas" w:hAnsi="Consolas" w:cs="Consolas"/>
          <w:color w:val="000000" w:themeColor="text1"/>
          <w:sz w:val="21"/>
        </w:rPr>
        <w:t xml:space="preserve"> g = </w:t>
      </w:r>
      <w:proofErr w:type="gramStart"/>
      <w:r w:rsidRPr="002D3934">
        <w:rPr>
          <w:rFonts w:ascii="Consolas" w:hAnsi="Consolas" w:cs="Consolas"/>
          <w:color w:val="000000" w:themeColor="text1"/>
          <w:sz w:val="21"/>
        </w:rPr>
        <w:t>mu .</w:t>
      </w:r>
      <w:proofErr w:type="gram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fmap</w:t>
      </w:r>
      <w:proofErr w:type="spellEnd"/>
      <w:r w:rsidRPr="002D3934">
        <w:rPr>
          <w:rFonts w:ascii="Consolas" w:hAnsi="Consolas" w:cs="Consolas"/>
          <w:color w:val="000000" w:themeColor="text1"/>
          <w:sz w:val="21"/>
        </w:rPr>
        <w:t xml:space="preserve"> </w:t>
      </w:r>
      <w:proofErr w:type="gramStart"/>
      <w:r w:rsidRPr="002D3934">
        <w:rPr>
          <w:rFonts w:ascii="Consolas" w:hAnsi="Consolas" w:cs="Consolas"/>
          <w:color w:val="000000" w:themeColor="text1"/>
          <w:sz w:val="21"/>
        </w:rPr>
        <w:t>f .</w:t>
      </w:r>
      <w:proofErr w:type="gramEnd"/>
      <w:r w:rsidRPr="002D3934">
        <w:rPr>
          <w:rFonts w:ascii="Consolas" w:hAnsi="Consolas" w:cs="Consolas"/>
          <w:color w:val="000000" w:themeColor="text1"/>
          <w:sz w:val="21"/>
        </w:rPr>
        <w:t xml:space="preserve"> g</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而且大火箭就是</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Kleisli</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范畴的</w:t>
      </w:r>
      <w:r w:rsidRPr="002D3934">
        <w:rPr>
          <w:rFonts w:ascii="Georgia" w:hAnsi="Georgia"/>
          <w:color w:val="000000" w:themeColor="text1"/>
          <w:sz w:val="22"/>
          <w:szCs w:val="27"/>
        </w:rPr>
        <w:t xml:space="preserve"> compose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(&lt;=&lt;</w:t>
      </w:r>
      <w:proofErr w:type="gramStart"/>
      <w:r w:rsidRPr="002D3934">
        <w:rPr>
          <w:rFonts w:ascii="Consolas" w:hAnsi="Consolas" w:cs="Consolas"/>
          <w:color w:val="000000" w:themeColor="text1"/>
          <w:sz w:val="21"/>
        </w:rPr>
        <w:t>) :</w:t>
      </w:r>
      <w:proofErr w:type="gramEnd"/>
      <w:r w:rsidRPr="002D3934">
        <w:rPr>
          <w:rFonts w:ascii="Consolas" w:hAnsi="Consolas" w:cs="Consolas"/>
          <w:color w:val="000000" w:themeColor="text1"/>
          <w:sz w:val="21"/>
        </w:rPr>
        <w:t>: Monad T =&gt; (b -&gt; T c) -&gt; (a -&gt; T b) -&gt; (a -&gt; T c)</w:t>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r w:rsidRPr="002D3934">
        <w:rPr>
          <w:rFonts w:ascii="Helvetica" w:hAnsi="Helvetica" w:cs="Helvetica"/>
          <w:color w:val="000000" w:themeColor="text1"/>
          <w:sz w:val="24"/>
        </w:rPr>
        <w:t>Summary</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第一部分理论部分都讲完了，</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如果你读到这里还没有被这些</w:t>
      </w:r>
      <w:r w:rsidRPr="002D3934">
        <w:rPr>
          <w:rFonts w:ascii="Georgia" w:hAnsi="Georgia"/>
          <w:color w:val="000000" w:themeColor="text1"/>
          <w:sz w:val="22"/>
          <w:szCs w:val="27"/>
        </w:rPr>
        <w:ruby>
          <w:rubyPr>
            <w:rubyAlign w:val="distributeSpace"/>
            <w:hps w:val="27"/>
            <w:hpsRaise w:val="24"/>
            <w:hpsBaseText w:val="22"/>
            <w:lid w:val="zh-CN"/>
          </w:rubyPr>
          <w:rt>
            <w:r w:rsidR="00835BDC" w:rsidRPr="002D3934">
              <w:rPr>
                <w:rFonts w:ascii="Georgia" w:hAnsi="Georgia"/>
                <w:color w:val="000000" w:themeColor="text1"/>
                <w:sz w:val="22"/>
                <w:szCs w:val="27"/>
              </w:rPr>
              <w:t>乱七八糟</w:t>
            </w:r>
          </w:rt>
          <w:rubyBase>
            <w:r w:rsidR="00835BDC" w:rsidRPr="002D3934">
              <w:rPr>
                <w:rFonts w:ascii="Georgia" w:hAnsi="Georgia"/>
                <w:color w:val="000000" w:themeColor="text1"/>
                <w:sz w:val="22"/>
                <w:szCs w:val="27"/>
              </w:rPr>
              <w:t>吊炸天</w:t>
            </w:r>
          </w:rubyBase>
        </w:ruby>
      </w:r>
      <w:r w:rsidRPr="002D3934">
        <w:rPr>
          <w:rFonts w:ascii="Georgia" w:hAnsi="Georgia"/>
          <w:color w:val="000000" w:themeColor="text1"/>
          <w:sz w:val="22"/>
          <w:szCs w:val="27"/>
        </w:rPr>
        <w:t>的概念搞</w:t>
      </w:r>
      <w:r w:rsidRPr="002D3934">
        <w:rPr>
          <w:rFonts w:ascii="Georgia" w:hAnsi="Georgia"/>
          <w:color w:val="000000" w:themeColor="text1"/>
          <w:sz w:val="22"/>
          <w:szCs w:val="27"/>
        </w:rPr>
        <w:t>daze</w:t>
      </w:r>
      <w:r w:rsidRPr="002D3934">
        <w:rPr>
          <w:rFonts w:ascii="Georgia" w:hAnsi="Georgia"/>
          <w:color w:val="000000" w:themeColor="text1"/>
          <w:sz w:val="22"/>
          <w:szCs w:val="27"/>
        </w:rPr>
        <w:t>，接下来可以看看它到底跟我们编程有鸟关系呢？第二部分将介绍这些概念产生的一些实用的</w:t>
      </w:r>
      <w:r w:rsidRPr="002D3934">
        <w:rPr>
          <w:rFonts w:ascii="Georgia" w:hAnsi="Georgia"/>
          <w:color w:val="000000" w:themeColor="text1"/>
          <w:sz w:val="22"/>
          <w:szCs w:val="27"/>
        </w:rPr>
        <w:t>monad</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proofErr w:type="spellStart"/>
      <w:r w:rsidRPr="002D3934">
        <w:rPr>
          <w:rStyle w:val="HTML"/>
          <w:rFonts w:ascii="Consolas" w:hAnsi="Consolas" w:cs="Consolas"/>
          <w:color w:val="000000" w:themeColor="text1"/>
          <w:sz w:val="21"/>
          <w:shd w:val="clear" w:color="auto" w:fill="EEEEEE"/>
        </w:rPr>
        <w:t>dentity</w:t>
      </w:r>
      <w:proofErr w:type="spellEnd"/>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与</w:t>
      </w:r>
      <w:r w:rsidRPr="002D3934">
        <w:rPr>
          <w:rStyle w:val="apple-converted-space"/>
          <w:rFonts w:ascii="Georgia" w:hAnsi="Georgia"/>
          <w:color w:val="000000" w:themeColor="text1"/>
          <w:sz w:val="22"/>
          <w:szCs w:val="27"/>
        </w:rPr>
        <w:t> </w:t>
      </w:r>
      <w:proofErr w:type="spellStart"/>
      <w:r w:rsidRPr="002D3934">
        <w:rPr>
          <w:rStyle w:val="HTML"/>
          <w:rFonts w:ascii="Consolas" w:hAnsi="Consolas" w:cs="Consolas"/>
          <w:color w:val="000000" w:themeColor="text1"/>
          <w:sz w:val="21"/>
          <w:shd w:val="clear" w:color="auto" w:fill="EEEEEE"/>
        </w:rPr>
        <w:t>runIdentity</w:t>
      </w:r>
      <w:proofErr w:type="spellEnd"/>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是</w:t>
      </w:r>
      <w:r w:rsidRPr="002D3934">
        <w:rPr>
          <w:rFonts w:ascii="Georgia" w:hAnsi="Georgia"/>
          <w:color w:val="000000" w:themeColor="text1"/>
          <w:sz w:val="22"/>
          <w:szCs w:val="27"/>
        </w:rPr>
        <w:t xml:space="preserve"> isomorphic </w:t>
      </w:r>
      <w:r w:rsidRPr="002D3934">
        <w:rPr>
          <w:rFonts w:ascii="Georgia" w:hAnsi="Georgia"/>
          <w:color w:val="000000" w:themeColor="text1"/>
          <w:sz w:val="22"/>
          <w:szCs w:val="27"/>
        </w:rPr>
        <w:t>（同构，忘了的话</w:t>
      </w:r>
      <w:proofErr w:type="gramStart"/>
      <w:r w:rsidRPr="002D3934">
        <w:rPr>
          <w:rFonts w:ascii="Georgia" w:hAnsi="Georgia"/>
          <w:color w:val="000000" w:themeColor="text1"/>
          <w:sz w:val="22"/>
          <w:szCs w:val="27"/>
        </w:rPr>
        <w:t>回去翻第一部分</w:t>
      </w:r>
      <w:proofErr w:type="gramEnd"/>
      <w:r w:rsidRPr="002D3934">
        <w:rPr>
          <w:rFonts w:ascii="Georgia" w:hAnsi="Georgia"/>
          <w:color w:val="000000" w:themeColor="text1"/>
          <w:sz w:val="22"/>
          <w:szCs w:val="27"/>
        </w:rPr>
        <w:t>）</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gramStart"/>
      <w:r w:rsidRPr="002D3934">
        <w:rPr>
          <w:rFonts w:ascii="Consolas" w:hAnsi="Consolas" w:cs="Consolas"/>
          <w:color w:val="000000" w:themeColor="text1"/>
          <w:sz w:val="21"/>
        </w:rPr>
        <w:t>Identity :</w:t>
      </w:r>
      <w:proofErr w:type="gramEnd"/>
      <w:r w:rsidRPr="002D3934">
        <w:rPr>
          <w:rFonts w:ascii="Consolas" w:hAnsi="Consolas" w:cs="Consolas"/>
          <w:color w:val="000000" w:themeColor="text1"/>
          <w:sz w:val="21"/>
        </w:rPr>
        <w:t>: a -&gt; Identity a</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proofErr w:type="gramStart"/>
      <w:r w:rsidRPr="002D3934">
        <w:rPr>
          <w:rFonts w:ascii="Consolas" w:hAnsi="Consolas" w:cs="Consolas"/>
          <w:color w:val="000000" w:themeColor="text1"/>
          <w:sz w:val="21"/>
        </w:rPr>
        <w:t>runIdentity</w:t>
      </w:r>
      <w:proofErr w:type="spellEnd"/>
      <w:r w:rsidRPr="002D3934">
        <w:rPr>
          <w:rFonts w:ascii="Consolas" w:hAnsi="Consolas" w:cs="Consolas"/>
          <w:color w:val="000000" w:themeColor="text1"/>
          <w:sz w:val="21"/>
        </w:rPr>
        <w:t xml:space="preserve"> :</w:t>
      </w:r>
      <w:proofErr w:type="gramEnd"/>
      <w:r w:rsidRPr="002D3934">
        <w:rPr>
          <w:rFonts w:ascii="Consolas" w:hAnsi="Consolas" w:cs="Consolas"/>
          <w:color w:val="000000" w:themeColor="text1"/>
          <w:sz w:val="21"/>
        </w:rPr>
        <w:t>: Identity a -&gt; 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所以</w:t>
      </w:r>
      <w:r w:rsidRPr="002D3934">
        <w:rPr>
          <w:rStyle w:val="apple-converted-space"/>
          <w:rFonts w:ascii="Georgia" w:hAnsi="Georgia"/>
          <w:color w:val="000000" w:themeColor="text1"/>
          <w:sz w:val="22"/>
          <w:szCs w:val="27"/>
        </w:rPr>
        <w:t> </w:t>
      </w:r>
      <w:proofErr w:type="spellStart"/>
      <w:r w:rsidRPr="002D3934">
        <w:rPr>
          <w:rStyle w:val="HTML"/>
          <w:rFonts w:ascii="Consolas" w:hAnsi="Consolas" w:cs="Consolas"/>
          <w:color w:val="000000" w:themeColor="text1"/>
          <w:sz w:val="21"/>
          <w:shd w:val="clear" w:color="auto" w:fill="EEEEEE"/>
        </w:rPr>
        <w:t>runIdentity</w:t>
      </w:r>
      <w:proofErr w:type="spellEnd"/>
      <w:r w:rsidRPr="002D3934">
        <w:rPr>
          <w:rStyle w:val="HTML"/>
          <w:rFonts w:ascii="Consolas" w:hAnsi="Consolas" w:cs="Consolas"/>
          <w:color w:val="000000" w:themeColor="text1"/>
          <w:sz w:val="21"/>
          <w:shd w:val="clear" w:color="auto" w:fill="EEEEEE"/>
        </w:rPr>
        <w:t xml:space="preserve"> . Identity = id</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，所以他们是同构的。</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左边的</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Identity</w:t>
      </w:r>
      <w:r w:rsidRPr="002D3934">
        <w:rPr>
          <w:rStyle w:val="apple-converted-space"/>
          <w:rFonts w:ascii="Georgia" w:hAnsi="Georgia"/>
          <w:color w:val="000000" w:themeColor="text1"/>
          <w:sz w:val="22"/>
          <w:szCs w:val="27"/>
        </w:rPr>
        <w:t> </w:t>
      </w:r>
      <w:proofErr w:type="gramStart"/>
      <w:r w:rsidRPr="002D3934">
        <w:rPr>
          <w:rFonts w:ascii="Georgia" w:hAnsi="Georgia"/>
          <w:color w:val="000000" w:themeColor="text1"/>
          <w:sz w:val="22"/>
          <w:szCs w:val="27"/>
        </w:rPr>
        <w:t>是类型</w:t>
      </w:r>
      <w:proofErr w:type="gramEnd"/>
      <w:r w:rsidRPr="002D3934">
        <w:rPr>
          <w:rFonts w:ascii="Georgia" w:hAnsi="Georgia"/>
          <w:color w:val="000000" w:themeColor="text1"/>
          <w:sz w:val="22"/>
          <w:szCs w:val="27"/>
        </w:rPr>
        <w:t>构造器</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接收类型</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返回</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Identity 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类型</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如果</w:t>
      </w:r>
      <w:r w:rsidRPr="002D3934">
        <w:rPr>
          <w:rFonts w:ascii="Georgia" w:hAnsi="Georgia"/>
          <w:color w:val="000000" w:themeColor="text1"/>
          <w:sz w:val="22"/>
          <w:szCs w:val="27"/>
        </w:rPr>
        <w:t xml:space="preserve"> a </w:t>
      </w:r>
      <w:r w:rsidRPr="002D3934">
        <w:rPr>
          <w:rFonts w:ascii="Georgia" w:hAnsi="Georgia"/>
          <w:color w:val="000000" w:themeColor="text1"/>
          <w:sz w:val="22"/>
          <w:szCs w:val="27"/>
        </w:rPr>
        <w:t>是</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Int</w:t>
      </w:r>
      <w:proofErr w:type="spellEnd"/>
      <w:r w:rsidRPr="002D3934">
        <w:rPr>
          <w:rFonts w:ascii="Georgia" w:hAnsi="Georgia"/>
          <w:color w:val="000000" w:themeColor="text1"/>
          <w:sz w:val="22"/>
          <w:szCs w:val="27"/>
        </w:rPr>
        <w:t>，那么就得到一个</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 xml:space="preserve">Identity </w:t>
      </w:r>
      <w:proofErr w:type="spellStart"/>
      <w:r w:rsidRPr="002D3934">
        <w:rPr>
          <w:rStyle w:val="HTML"/>
          <w:rFonts w:ascii="Consolas" w:hAnsi="Consolas" w:cs="Consolas"/>
          <w:color w:val="000000" w:themeColor="text1"/>
          <w:sz w:val="21"/>
          <w:shd w:val="clear" w:color="auto" w:fill="EEEEEE"/>
        </w:rPr>
        <w:t>Int</w:t>
      </w:r>
      <w:proofErr w:type="spellEnd"/>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类型。</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右边的</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Identity</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是数据构造器，也就是构造值，比如</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Identity 1</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会构造出一个值，其类型为</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 xml:space="preserve">Identity </w:t>
      </w:r>
      <w:proofErr w:type="spellStart"/>
      <w:r w:rsidRPr="002D3934">
        <w:rPr>
          <w:rStyle w:val="HTML"/>
          <w:rFonts w:ascii="Consolas" w:hAnsi="Consolas" w:cs="Consolas"/>
          <w:color w:val="000000" w:themeColor="text1"/>
          <w:sz w:val="21"/>
          <w:shd w:val="clear" w:color="auto" w:fill="EEEEEE"/>
        </w:rPr>
        <w:t>Int</w:t>
      </w:r>
      <w:proofErr w:type="spellEnd"/>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大括号比较诡异，可以想象成给</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一个</w:t>
      </w:r>
      <w:r w:rsidRPr="002D3934">
        <w:rPr>
          <w:rFonts w:ascii="Georgia" w:hAnsi="Georgia"/>
          <w:color w:val="000000" w:themeColor="text1"/>
          <w:sz w:val="22"/>
          <w:szCs w:val="27"/>
        </w:rPr>
        <w:t xml:space="preserve"> key</w:t>
      </w:r>
      <w:r w:rsidRPr="002D3934">
        <w:rPr>
          <w:rFonts w:ascii="Georgia" w:hAnsi="Georgia"/>
          <w:color w:val="000000" w:themeColor="text1"/>
          <w:sz w:val="22"/>
          <w:szCs w:val="27"/>
        </w:rPr>
        <w:t>，同过这个</w:t>
      </w:r>
      <w:r w:rsidRPr="002D3934">
        <w:rPr>
          <w:rFonts w:ascii="Georgia" w:hAnsi="Georgia"/>
          <w:color w:val="000000" w:themeColor="text1"/>
          <w:sz w:val="22"/>
          <w:szCs w:val="27"/>
        </w:rPr>
        <w:t xml:space="preserve"> key </w:t>
      </w:r>
      <w:r w:rsidRPr="002D3934">
        <w:rPr>
          <w:rFonts w:ascii="Georgia" w:hAnsi="Georgia"/>
          <w:color w:val="000000" w:themeColor="text1"/>
          <w:sz w:val="22"/>
          <w:szCs w:val="27"/>
        </w:rPr>
        <w:t>可以把</w:t>
      </w:r>
      <w:r w:rsidRPr="002D3934">
        <w:rPr>
          <w:rFonts w:ascii="Georgia" w:hAnsi="Georgia"/>
          <w:color w:val="000000" w:themeColor="text1"/>
          <w:sz w:val="22"/>
          <w:szCs w:val="27"/>
        </w:rPr>
        <w:t xml:space="preserve"> a </w:t>
      </w:r>
      <w:r w:rsidRPr="002D3934">
        <w:rPr>
          <w:rFonts w:ascii="Georgia" w:hAnsi="Georgia"/>
          <w:color w:val="000000" w:themeColor="text1"/>
          <w:sz w:val="22"/>
          <w:szCs w:val="27"/>
        </w:rPr>
        <w:t>取出来，比如</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runIdentity</w:t>
      </w:r>
      <w:proofErr w:type="spellEnd"/>
      <w:r w:rsidRPr="002D3934">
        <w:rPr>
          <w:rFonts w:ascii="Consolas" w:hAnsi="Consolas" w:cs="Consolas"/>
          <w:color w:val="000000" w:themeColor="text1"/>
          <w:sz w:val="21"/>
        </w:rPr>
        <w:t xml:space="preserve"> (Identity 1)</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会返回</w:t>
      </w:r>
      <w:r w:rsidRPr="002D3934">
        <w:rPr>
          <w:rFonts w:ascii="Georgia" w:hAnsi="Georgia"/>
          <w:color w:val="000000" w:themeColor="text1"/>
          <w:sz w:val="22"/>
          <w:szCs w:val="27"/>
        </w:rPr>
        <w:t xml:space="preserve"> 1</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Identity </w:t>
      </w:r>
      <w:r w:rsidRPr="002D3934">
        <w:rPr>
          <w:rFonts w:ascii="Georgia" w:hAnsi="Georgia"/>
          <w:color w:val="000000" w:themeColor="text1"/>
          <w:sz w:val="22"/>
          <w:szCs w:val="27"/>
        </w:rPr>
        <w:t>可以实现</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和</w:t>
      </w:r>
      <w:r w:rsidRPr="002D3934">
        <w:rPr>
          <w:rFonts w:ascii="Georgia" w:hAnsi="Georgia"/>
          <w:color w:val="000000" w:themeColor="text1"/>
          <w:sz w:val="22"/>
          <w:szCs w:val="27"/>
        </w:rPr>
        <w:t xml:space="preserve"> Monad</w:t>
      </w:r>
      <w:r w:rsidRPr="002D3934">
        <w:rPr>
          <w:rFonts w:ascii="Georgia" w:hAnsi="Georgia"/>
          <w:color w:val="000000" w:themeColor="text1"/>
          <w:sz w:val="22"/>
          <w:szCs w:val="27"/>
        </w:rPr>
        <w:t>，就得到</w:t>
      </w:r>
      <w:r w:rsidRPr="002D3934">
        <w:rPr>
          <w:rFonts w:ascii="Georgia" w:hAnsi="Georgia"/>
          <w:color w:val="000000" w:themeColor="text1"/>
          <w:sz w:val="22"/>
          <w:szCs w:val="27"/>
        </w:rPr>
        <w:t xml:space="preserve"> Identity </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和</w:t>
      </w:r>
      <w:r w:rsidRPr="002D3934">
        <w:rPr>
          <w:rFonts w:ascii="Georgia" w:hAnsi="Georgia"/>
          <w:color w:val="000000" w:themeColor="text1"/>
          <w:sz w:val="22"/>
          <w:szCs w:val="27"/>
        </w:rPr>
        <w:t xml:space="preserve"> Identity monad</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instance </w:t>
      </w:r>
      <w:proofErr w:type="spellStart"/>
      <w:r w:rsidRPr="002D3934">
        <w:rPr>
          <w:rFonts w:ascii="Consolas" w:hAnsi="Consolas" w:cs="Consolas"/>
          <w:color w:val="000000" w:themeColor="text1"/>
          <w:sz w:val="21"/>
        </w:rPr>
        <w:t>Functor</w:t>
      </w:r>
      <w:proofErr w:type="spellEnd"/>
      <w:r w:rsidRPr="002D3934">
        <w:rPr>
          <w:rFonts w:ascii="Consolas" w:hAnsi="Consolas" w:cs="Consolas"/>
          <w:color w:val="000000" w:themeColor="text1"/>
          <w:sz w:val="21"/>
        </w:rPr>
        <w:t xml:space="preserve"> Identity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fmap</w:t>
      </w:r>
      <w:proofErr w:type="spellEnd"/>
      <w:r w:rsidRPr="002D3934">
        <w:rPr>
          <w:rFonts w:ascii="Consolas" w:hAnsi="Consolas" w:cs="Consolas"/>
          <w:color w:val="000000" w:themeColor="text1"/>
          <w:sz w:val="21"/>
        </w:rPr>
        <w:t xml:space="preserve"> f (Identity a) = Identity (f a)</w:t>
      </w:r>
    </w:p>
    <w:p w:rsidR="00835BDC" w:rsidRPr="002D3934" w:rsidRDefault="00835BDC" w:rsidP="00835BDC">
      <w:pPr>
        <w:pStyle w:val="HTML0"/>
        <w:shd w:val="clear" w:color="auto" w:fill="FAFAFA"/>
        <w:spacing w:after="211"/>
        <w:rPr>
          <w:rFonts w:ascii="Consolas" w:hAnsi="Consolas" w:cs="Consolas"/>
          <w:color w:val="000000" w:themeColor="text1"/>
          <w:sz w:val="21"/>
        </w:rPr>
      </w:pP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instance Monad Identity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return a = Identity a</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Identity a &gt;&gt;= f = f 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可以看到</w:t>
      </w:r>
      <w:r w:rsidRPr="002D3934">
        <w:rPr>
          <w:rFonts w:ascii="Georgia" w:hAnsi="Georgia"/>
          <w:color w:val="000000" w:themeColor="text1"/>
          <w:sz w:val="22"/>
          <w:szCs w:val="27"/>
        </w:rPr>
        <w:t xml:space="preserve"> Identity </w:t>
      </w:r>
      <w:r w:rsidRPr="002D3934">
        <w:rPr>
          <w:rFonts w:ascii="Georgia" w:hAnsi="Georgia"/>
          <w:color w:val="000000" w:themeColor="text1"/>
          <w:sz w:val="22"/>
          <w:szCs w:val="27"/>
        </w:rPr>
        <w:t>即是构造器，也是解构器，在模式匹配是可以</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destructure</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值。例如上面</w:t>
      </w:r>
      <w:proofErr w:type="spellStart"/>
      <w:r w:rsidRPr="002D3934">
        <w:rPr>
          <w:rFonts w:ascii="Georgia" w:hAnsi="Georgia"/>
          <w:color w:val="000000" w:themeColor="text1"/>
          <w:sz w:val="22"/>
          <w:szCs w:val="27"/>
        </w:rPr>
        <w:t>Functor</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实现中的</w:t>
      </w:r>
      <w:r w:rsidRPr="002D3934">
        <w:rPr>
          <w:rStyle w:val="apple-converted-space"/>
          <w:rFonts w:ascii="Georgia" w:hAnsi="Georgia"/>
          <w:color w:val="000000" w:themeColor="text1"/>
          <w:sz w:val="22"/>
          <w:szCs w:val="27"/>
        </w:rPr>
        <w:t> </w:t>
      </w:r>
      <w:proofErr w:type="spellStart"/>
      <w:r w:rsidRPr="002D3934">
        <w:rPr>
          <w:rStyle w:val="HTML"/>
          <w:rFonts w:ascii="Consolas" w:hAnsi="Consolas" w:cs="Consolas"/>
          <w:color w:val="000000" w:themeColor="text1"/>
          <w:sz w:val="21"/>
          <w:shd w:val="clear" w:color="auto" w:fill="EEEEEE"/>
        </w:rPr>
        <w:t>fmap</w:t>
      </w:r>
      <w:proofErr w:type="spellEnd"/>
      <w:r w:rsidRPr="002D3934">
        <w:rPr>
          <w:rStyle w:val="HTML"/>
          <w:rFonts w:ascii="Consolas" w:hAnsi="Consolas" w:cs="Consolas"/>
          <w:color w:val="000000" w:themeColor="text1"/>
          <w:sz w:val="21"/>
          <w:shd w:val="clear" w:color="auto" w:fill="EEEEEE"/>
        </w:rPr>
        <w:t xml:space="preserve"> f (Identity 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假如</w:t>
      </w:r>
      <w:proofErr w:type="spellStart"/>
      <w:r w:rsidRPr="002D3934">
        <w:rPr>
          <w:rFonts w:ascii="Georgia" w:hAnsi="Georgia"/>
          <w:color w:val="000000" w:themeColor="text1"/>
          <w:sz w:val="22"/>
          <w:szCs w:val="27"/>
        </w:rPr>
        <w:t>fmap</w:t>
      </w:r>
      <w:proofErr w:type="spellEnd"/>
      <w:r w:rsidRPr="002D3934">
        <w:rPr>
          <w:rFonts w:ascii="Georgia" w:hAnsi="Georgia"/>
          <w:color w:val="000000" w:themeColor="text1"/>
          <w:sz w:val="22"/>
          <w:szCs w:val="27"/>
        </w:rPr>
        <w:t>的是</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Identity 1</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那么这个模式匹配到</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(Identity 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时会把</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1</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放到</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的位置。</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Identity </w:t>
      </w:r>
      <w:r w:rsidRPr="002D3934">
        <w:rPr>
          <w:rFonts w:ascii="Georgia" w:hAnsi="Georgia"/>
          <w:color w:val="000000" w:themeColor="text1"/>
          <w:sz w:val="22"/>
          <w:szCs w:val="27"/>
        </w:rPr>
        <w:t>看起来什么也没有干，就跟</w:t>
      </w:r>
      <w:r w:rsidRPr="002D3934">
        <w:rPr>
          <w:rFonts w:ascii="Georgia" w:hAnsi="Georgia"/>
          <w:color w:val="000000" w:themeColor="text1"/>
          <w:sz w:val="22"/>
          <w:szCs w:val="27"/>
        </w:rPr>
        <w:t xml:space="preserve"> identity </w:t>
      </w:r>
      <w:r w:rsidRPr="002D3934">
        <w:rPr>
          <w:rFonts w:ascii="Georgia" w:hAnsi="Georgia"/>
          <w:color w:val="000000" w:themeColor="text1"/>
          <w:sz w:val="22"/>
          <w:szCs w:val="27"/>
        </w:rPr>
        <w:t>函数一样，但是在后面讲到</w:t>
      </w:r>
      <w:r w:rsidRPr="002D3934">
        <w:rPr>
          <w:rFonts w:ascii="Georgia" w:hAnsi="Georgia"/>
          <w:color w:val="000000" w:themeColor="text1"/>
          <w:sz w:val="22"/>
          <w:szCs w:val="27"/>
        </w:rPr>
        <w:t xml:space="preserve"> State monad</w:t>
      </w:r>
      <w:r w:rsidRPr="002D3934">
        <w:rPr>
          <w:rFonts w:ascii="Georgia" w:hAnsi="Georgia"/>
          <w:color w:val="000000" w:themeColor="text1"/>
          <w:sz w:val="22"/>
          <w:szCs w:val="27"/>
        </w:rPr>
        <w:t>时你会发现他的价值。</w:t>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r w:rsidRPr="002D3934">
        <w:rPr>
          <w:rFonts w:ascii="Helvetica" w:hAnsi="Helvetica" w:cs="Helvetica"/>
          <w:color w:val="000000" w:themeColor="text1"/>
          <w:sz w:val="24"/>
        </w:rPr>
        <w:t>Maybe</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这是一个超级简单的</w:t>
      </w:r>
      <w:r w:rsidRPr="002D3934">
        <w:rPr>
          <w:rFonts w:ascii="Georgia" w:hAnsi="Georgia"/>
          <w:color w:val="000000" w:themeColor="text1"/>
          <w:sz w:val="22"/>
          <w:szCs w:val="27"/>
        </w:rPr>
        <w:t xml:space="preserve"> Monad</w:t>
      </w:r>
      <w:r w:rsidRPr="002D3934">
        <w:rPr>
          <w:rFonts w:ascii="Georgia" w:hAnsi="Georgia"/>
          <w:color w:val="000000" w:themeColor="text1"/>
          <w:sz w:val="22"/>
          <w:szCs w:val="27"/>
        </w:rPr>
        <w:t>，首先，需要定义这个一个</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ruby>
          <w:rubyPr>
            <w:rubyAlign w:val="distributeSpace"/>
            <w:hps w:val="27"/>
            <w:hpsRaise w:val="24"/>
            <w:hpsBaseText w:val="22"/>
            <w:lid w:val="zh-CN"/>
          </w:rubyPr>
          <w:rt>
            <w:r w:rsidR="00835BDC" w:rsidRPr="002D3934">
              <w:rPr>
                <w:rFonts w:ascii="Georgia" w:hAnsi="Georgia"/>
                <w:color w:val="000000" w:themeColor="text1"/>
                <w:sz w:val="22"/>
                <w:szCs w:val="27"/>
              </w:rPr>
              <w:t>Algebra Data Type(ADT</w:t>
            </w:r>
          </w:rt>
          <w:rubyBase>
            <w:r w:rsidR="00835BDC" w:rsidRPr="002D3934">
              <w:rPr>
                <w:rFonts w:ascii="Georgia" w:hAnsi="Georgia"/>
                <w:color w:val="000000" w:themeColor="text1"/>
                <w:sz w:val="22"/>
                <w:szCs w:val="27"/>
              </w:rPr>
              <w:t>代数数据类型</w:t>
            </w:r>
          </w:rubyBase>
        </w:ruby>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data Maybe a = Just a | Nothing</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Haskell</w:t>
      </w:r>
      <w:r w:rsidRPr="002D3934">
        <w:rPr>
          <w:rFonts w:ascii="Georgia" w:hAnsi="Georgia"/>
          <w:color w:val="000000" w:themeColor="text1"/>
          <w:sz w:val="22"/>
          <w:szCs w:val="27"/>
        </w:rPr>
        <w:t>中定义一个</w:t>
      </w:r>
      <w:r w:rsidRPr="002D3934">
        <w:rPr>
          <w:rFonts w:ascii="Georgia" w:hAnsi="Georgia"/>
          <w:color w:val="000000" w:themeColor="text1"/>
          <w:sz w:val="22"/>
          <w:szCs w:val="27"/>
        </w:rPr>
        <w:t>ADT</w:t>
      </w:r>
      <w:r w:rsidRPr="002D3934">
        <w:rPr>
          <w:rFonts w:ascii="Georgia" w:hAnsi="Georgia"/>
          <w:color w:val="000000" w:themeColor="text1"/>
          <w:sz w:val="22"/>
          <w:szCs w:val="27"/>
        </w:rPr>
        <w:t>十分简单，不像</w:t>
      </w:r>
      <w:r w:rsidRPr="002D3934">
        <w:rPr>
          <w:rFonts w:ascii="Georgia" w:hAnsi="Georgia"/>
          <w:color w:val="000000" w:themeColor="text1"/>
          <w:sz w:val="22"/>
          <w:szCs w:val="27"/>
        </w:rPr>
        <w:t>Scala</w:t>
      </w:r>
      <w:r w:rsidRPr="002D3934">
        <w:rPr>
          <w:rFonts w:ascii="Georgia" w:hAnsi="Georgia"/>
          <w:color w:val="000000" w:themeColor="text1"/>
          <w:sz w:val="22"/>
          <w:szCs w:val="27"/>
        </w:rPr>
        <w:t>那么啰嗦。左边</w:t>
      </w:r>
      <w:proofErr w:type="gramStart"/>
      <w:r w:rsidRPr="002D3934">
        <w:rPr>
          <w:rFonts w:ascii="Georgia" w:hAnsi="Georgia"/>
          <w:color w:val="000000" w:themeColor="text1"/>
          <w:sz w:val="22"/>
          <w:szCs w:val="27"/>
        </w:rPr>
        <w:t>是类型</w:t>
      </w:r>
      <w:proofErr w:type="gramEnd"/>
      <w:r w:rsidRPr="002D3934">
        <w:rPr>
          <w:rFonts w:ascii="Georgia" w:hAnsi="Georgia"/>
          <w:color w:val="000000" w:themeColor="text1"/>
          <w:sz w:val="22"/>
          <w:szCs w:val="27"/>
        </w:rPr>
        <w:t>构造器，右边有数据构造器，你会发现有一根竖线</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它分隔着两个构造器</w:t>
      </w:r>
    </w:p>
    <w:p w:rsidR="00835BDC" w:rsidRPr="002D3934" w:rsidRDefault="00835BDC" w:rsidP="00835BDC">
      <w:pPr>
        <w:widowControl/>
        <w:numPr>
          <w:ilvl w:val="0"/>
          <w:numId w:val="14"/>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Just</w:t>
      </w:r>
    </w:p>
    <w:p w:rsidR="00835BDC" w:rsidRPr="002D3934" w:rsidRDefault="00835BDC" w:rsidP="00835BDC">
      <w:pPr>
        <w:widowControl/>
        <w:numPr>
          <w:ilvl w:val="0"/>
          <w:numId w:val="14"/>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Nothing</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其中</w:t>
      </w:r>
      <w:r w:rsidRPr="002D3934">
        <w:rPr>
          <w:rFonts w:ascii="Georgia" w:hAnsi="Georgia"/>
          <w:color w:val="000000" w:themeColor="text1"/>
          <w:sz w:val="22"/>
          <w:szCs w:val="27"/>
        </w:rPr>
        <w:t xml:space="preserve"> a </w:t>
      </w:r>
      <w:r w:rsidRPr="002D3934">
        <w:rPr>
          <w:rFonts w:ascii="Georgia" w:hAnsi="Georgia"/>
          <w:color w:val="000000" w:themeColor="text1"/>
          <w:sz w:val="22"/>
          <w:szCs w:val="27"/>
        </w:rPr>
        <w:t>（一定要小写）可以是任意类型</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所以</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Just 1</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会得到一个</w:t>
      </w:r>
      <w:r w:rsidRPr="002D3934">
        <w:rPr>
          <w:rStyle w:val="apple-converted-space"/>
          <w:rFonts w:ascii="Georgia" w:hAnsi="Georgia"/>
          <w:color w:val="000000" w:themeColor="text1"/>
          <w:sz w:val="22"/>
          <w:szCs w:val="27"/>
        </w:rPr>
        <w:t> </w:t>
      </w:r>
      <w:proofErr w:type="spellStart"/>
      <w:r w:rsidRPr="002D3934">
        <w:rPr>
          <w:rStyle w:val="HTML"/>
          <w:rFonts w:ascii="Consolas" w:hAnsi="Consolas" w:cs="Consolas"/>
          <w:color w:val="000000" w:themeColor="text1"/>
          <w:sz w:val="21"/>
          <w:shd w:val="clear" w:color="auto" w:fill="EEEEEE"/>
        </w:rPr>
        <w:t>Num</w:t>
      </w:r>
      <w:proofErr w:type="spellEnd"/>
      <w:r w:rsidRPr="002D3934">
        <w:rPr>
          <w:rStyle w:val="HTML"/>
          <w:rFonts w:ascii="Consolas" w:hAnsi="Consolas" w:cs="Consolas"/>
          <w:color w:val="000000" w:themeColor="text1"/>
          <w:sz w:val="21"/>
          <w:shd w:val="clear" w:color="auto" w:fill="EEEEEE"/>
        </w:rPr>
        <w:t xml:space="preserve"> a =&gt; </w:t>
      </w:r>
      <w:proofErr w:type="spellStart"/>
      <w:r w:rsidRPr="002D3934">
        <w:rPr>
          <w:rStyle w:val="HTML"/>
          <w:rFonts w:ascii="Consolas" w:hAnsi="Consolas" w:cs="Consolas"/>
          <w:color w:val="000000" w:themeColor="text1"/>
          <w:sz w:val="21"/>
          <w:shd w:val="clear" w:color="auto" w:fill="EEEEEE"/>
        </w:rPr>
        <w:t>Mabye</w:t>
      </w:r>
      <w:proofErr w:type="spellEnd"/>
      <w:r w:rsidRPr="002D3934">
        <w:rPr>
          <w:rStyle w:val="HTML"/>
          <w:rFonts w:ascii="Consolas" w:hAnsi="Consolas" w:cs="Consolas"/>
          <w:color w:val="000000" w:themeColor="text1"/>
          <w:sz w:val="21"/>
          <w:shd w:val="clear" w:color="auto" w:fill="EEEEEE"/>
        </w:rPr>
        <w:t xml:space="preserve"> 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类型（意思就是</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Maybe 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但是</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的类型约束为</w:t>
      </w:r>
      <w:r w:rsidRPr="002D3934">
        <w:rPr>
          <w:rStyle w:val="apple-converted-space"/>
          <w:rFonts w:ascii="Georgia" w:hAnsi="Georgia"/>
          <w:color w:val="000000" w:themeColor="text1"/>
          <w:sz w:val="22"/>
          <w:szCs w:val="27"/>
        </w:rPr>
        <w:t> </w:t>
      </w:r>
      <w:proofErr w:type="spellStart"/>
      <w:r w:rsidRPr="002D3934">
        <w:rPr>
          <w:rStyle w:val="HTML"/>
          <w:rFonts w:ascii="Consolas" w:hAnsi="Consolas" w:cs="Consolas"/>
          <w:color w:val="000000" w:themeColor="text1"/>
          <w:sz w:val="21"/>
          <w:shd w:val="clear" w:color="auto" w:fill="EEEEEE"/>
        </w:rPr>
        <w:t>Num</w:t>
      </w:r>
      <w:proofErr w:type="spellEnd"/>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Nothing</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也会得到一个</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Maybe 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只不过</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没有类型约束。</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总之我们有了构造器可以构造出</w:t>
      </w:r>
      <w:r w:rsidRPr="002D3934">
        <w:rPr>
          <w:rFonts w:ascii="Georgia" w:hAnsi="Georgia"/>
          <w:color w:val="000000" w:themeColor="text1"/>
          <w:sz w:val="22"/>
          <w:szCs w:val="27"/>
        </w:rPr>
        <w:t xml:space="preserve"> Maybe </w:t>
      </w:r>
      <w:r w:rsidRPr="002D3934">
        <w:rPr>
          <w:rFonts w:ascii="Georgia" w:hAnsi="Georgia"/>
          <w:color w:val="000000" w:themeColor="text1"/>
          <w:sz w:val="22"/>
          <w:szCs w:val="27"/>
        </w:rPr>
        <w:t>类型，而这个类型能做的事情，就要取决它实现了哪些</w:t>
      </w:r>
      <w:r w:rsidRPr="002D3934">
        <w:rPr>
          <w:rFonts w:ascii="Georgia" w:hAnsi="Georgia"/>
          <w:color w:val="000000" w:themeColor="text1"/>
          <w:sz w:val="22"/>
          <w:szCs w:val="27"/>
        </w:rPr>
        <w:t xml:space="preserve"> class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instance </w:t>
      </w:r>
      <w:r w:rsidRPr="002D3934">
        <w:rPr>
          <w:rFonts w:ascii="Georgia" w:hAnsi="Georgia"/>
          <w:color w:val="000000" w:themeColor="text1"/>
          <w:sz w:val="22"/>
          <w:szCs w:val="27"/>
        </w:rPr>
        <w:t>了。比如它可以是一个</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Functor</w:t>
      </w:r>
      <w:proofErr w:type="spellEnd"/>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instance </w:t>
      </w:r>
      <w:proofErr w:type="spellStart"/>
      <w:r w:rsidRPr="002D3934">
        <w:rPr>
          <w:rFonts w:ascii="Consolas" w:hAnsi="Consolas" w:cs="Consolas"/>
          <w:color w:val="000000" w:themeColor="text1"/>
          <w:sz w:val="21"/>
        </w:rPr>
        <w:t>Functor</w:t>
      </w:r>
      <w:proofErr w:type="spellEnd"/>
      <w:r w:rsidRPr="002D3934">
        <w:rPr>
          <w:rFonts w:ascii="Consolas" w:hAnsi="Consolas" w:cs="Consolas"/>
          <w:color w:val="000000" w:themeColor="text1"/>
          <w:sz w:val="21"/>
        </w:rPr>
        <w:t xml:space="preserve"> Maybe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fmap</w:t>
      </w:r>
      <w:proofErr w:type="spellEnd"/>
      <w:r w:rsidRPr="002D3934">
        <w:rPr>
          <w:rFonts w:ascii="Consolas" w:hAnsi="Consolas" w:cs="Consolas"/>
          <w:color w:val="000000" w:themeColor="text1"/>
          <w:sz w:val="21"/>
        </w:rPr>
        <w:t xml:space="preserve"> f (Just a) = Just (f 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5318074" cy="1847723"/>
            <wp:effectExtent l="0" t="0" r="0" b="635"/>
            <wp:docPr id="28" name="图片 2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8253" cy="1861683"/>
                    </a:xfrm>
                    <a:prstGeom prst="rect">
                      <a:avLst/>
                    </a:prstGeom>
                    <a:noFill/>
                    <a:ln>
                      <a:noFill/>
                    </a:ln>
                  </pic:spPr>
                </pic:pic>
              </a:graphicData>
            </a:graphic>
          </wp:inline>
        </w:drawing>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1:</w:t>
      </w:r>
      <w:r w:rsidRPr="002D3934">
        <w:rPr>
          <w:rStyle w:val="apple-converted-space"/>
          <w:rFonts w:ascii="Georgia" w:hAnsi="Georgia"/>
          <w:color w:val="000000" w:themeColor="text1"/>
          <w:sz w:val="22"/>
          <w:szCs w:val="27"/>
        </w:rPr>
        <w:t> </w:t>
      </w:r>
      <w:proofErr w:type="spellStart"/>
      <w:proofErr w:type="gramStart"/>
      <w:r w:rsidRPr="002D3934">
        <w:rPr>
          <w:rFonts w:ascii="Georgia" w:hAnsi="Georgia"/>
          <w:color w:val="000000" w:themeColor="text1"/>
          <w:sz w:val="22"/>
          <w:szCs w:val="27"/>
        </w:rPr>
        <w:t>fmap</w:t>
      </w:r>
      <w:proofErr w:type="spellEnd"/>
      <w:r w:rsidRPr="002D3934">
        <w:rPr>
          <w:rFonts w:ascii="Georgia" w:hAnsi="Georgia"/>
          <w:color w:val="000000" w:themeColor="text1"/>
          <w:sz w:val="22"/>
          <w:szCs w:val="27"/>
        </w:rPr>
        <w:t xml:space="preserve"> :</w:t>
      </w:r>
      <w:proofErr w:type="gramEnd"/>
      <w:r w:rsidRPr="002D3934">
        <w:rPr>
          <w:rFonts w:ascii="Georgia" w:hAnsi="Georgia"/>
          <w:color w:val="000000" w:themeColor="text1"/>
          <w:sz w:val="22"/>
          <w:szCs w:val="27"/>
        </w:rPr>
        <w:t>: (a -&gt; b) -&gt; f a -&gt; f b</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然后，还实现</w:t>
      </w:r>
      <w:r w:rsidRPr="002D3934">
        <w:rPr>
          <w:rFonts w:ascii="Georgia" w:hAnsi="Georgia"/>
          <w:color w:val="000000" w:themeColor="text1"/>
          <w:sz w:val="22"/>
          <w:szCs w:val="27"/>
        </w:rPr>
        <w:t xml:space="preserve"> Monad</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instance Monad Maybe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return a = Just a</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(Just a) &gt;&gt;= f = f a</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Nothing &gt;&gt;= f = Nothing</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5025390" cy="2121535"/>
            <wp:effectExtent l="0" t="0" r="3810" b="0"/>
            <wp:docPr id="27" name="图片 2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5390" cy="2121535"/>
                    </a:xfrm>
                    <a:prstGeom prst="rect">
                      <a:avLst/>
                    </a:prstGeom>
                    <a:noFill/>
                    <a:ln>
                      <a:noFill/>
                    </a:ln>
                  </pic:spPr>
                </pic:pic>
              </a:graphicData>
            </a:graphic>
          </wp:inline>
        </w:drawing>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2:</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还</w:t>
      </w:r>
      <w:proofErr w:type="gramStart"/>
      <w:r w:rsidRPr="002D3934">
        <w:rPr>
          <w:rFonts w:ascii="Georgia" w:hAnsi="Georgia"/>
          <w:color w:val="000000" w:themeColor="text1"/>
          <w:sz w:val="22"/>
          <w:szCs w:val="27"/>
        </w:rPr>
        <w:t>记得第</w:t>
      </w:r>
      <w:proofErr w:type="gramEnd"/>
      <w:r w:rsidRPr="002D3934">
        <w:rPr>
          <w:rFonts w:ascii="Georgia" w:hAnsi="Georgia"/>
          <w:color w:val="000000" w:themeColor="text1"/>
          <w:sz w:val="22"/>
          <w:szCs w:val="27"/>
        </w:rPr>
        <w:t>一部分提到的</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Kleisli</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范畴吗？</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Maybe </w:t>
      </w:r>
      <w:r w:rsidRPr="002D3934">
        <w:rPr>
          <w:rFonts w:ascii="Georgia" w:hAnsi="Georgia"/>
          <w:color w:val="000000" w:themeColor="text1"/>
          <w:sz w:val="22"/>
          <w:szCs w:val="27"/>
        </w:rPr>
        <w:t>有用在于能合适的处理</w:t>
      </w:r>
      <w:r w:rsidRPr="002D3934">
        <w:rPr>
          <w:rStyle w:val="apple-converted-space"/>
          <w:rFonts w:ascii="Georgia" w:hAnsi="Georgia"/>
          <w:color w:val="000000" w:themeColor="text1"/>
          <w:sz w:val="22"/>
          <w:szCs w:val="27"/>
        </w:rPr>
        <w:t> </w:t>
      </w:r>
      <w:r w:rsidRPr="002D3934">
        <w:rPr>
          <w:rFonts w:ascii="Georgia" w:hAnsi="Georgia"/>
          <w:i/>
          <w:iCs/>
          <w:color w:val="000000" w:themeColor="text1"/>
          <w:sz w:val="22"/>
          <w:szCs w:val="27"/>
        </w:rPr>
        <w:ruby>
          <w:rubyPr>
            <w:rubyAlign w:val="distributeSpace"/>
            <w:hps w:val="27"/>
            <w:hpsRaise w:val="24"/>
            <w:hpsBaseText w:val="22"/>
            <w:lid w:val="zh-CN"/>
          </w:rubyPr>
          <w:rt>
            <w:r w:rsidR="00835BDC" w:rsidRPr="002D3934">
              <w:rPr>
                <w:rFonts w:ascii="Georgia" w:hAnsi="Georgia"/>
                <w:i/>
                <w:iCs/>
                <w:color w:val="000000" w:themeColor="text1"/>
                <w:sz w:val="22"/>
                <w:szCs w:val="27"/>
              </w:rPr>
              <w:t>Partial Function</w:t>
            </w:r>
          </w:rt>
          <w:rubyBase>
            <w:r w:rsidR="00835BDC" w:rsidRPr="002D3934">
              <w:rPr>
                <w:rFonts w:ascii="Georgia" w:hAnsi="Georgia"/>
                <w:i/>
                <w:iCs/>
                <w:color w:val="000000" w:themeColor="text1"/>
                <w:sz w:val="22"/>
                <w:szCs w:val="27"/>
              </w:rPr>
              <w:t>偏函数</w:t>
            </w:r>
          </w:rubyBase>
        </w:ruby>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的返回值。偏函数相对于</w:t>
      </w:r>
      <w:r w:rsidRPr="002D3934">
        <w:rPr>
          <w:rFonts w:ascii="Georgia" w:hAnsi="Georgia"/>
          <w:color w:val="000000" w:themeColor="text1"/>
          <w:sz w:val="22"/>
          <w:szCs w:val="27"/>
        </w:rPr>
        <w:ruby>
          <w:rubyPr>
            <w:rubyAlign w:val="distributeSpace"/>
            <w:hps w:val="27"/>
            <w:hpsRaise w:val="24"/>
            <w:hpsBaseText w:val="22"/>
            <w:lid w:val="zh-CN"/>
          </w:rubyPr>
          <w:rt>
            <w:r w:rsidR="00835BDC" w:rsidRPr="002D3934">
              <w:rPr>
                <w:rFonts w:ascii="Georgia" w:hAnsi="Georgia"/>
                <w:color w:val="000000" w:themeColor="text1"/>
                <w:sz w:val="22"/>
                <w:szCs w:val="27"/>
              </w:rPr>
              <w:t>Total Function</w:t>
            </w:r>
          </w:rt>
          <w:rubyBase>
            <w:r w:rsidR="00835BDC" w:rsidRPr="002D3934">
              <w:rPr>
                <w:rFonts w:ascii="Georgia" w:hAnsi="Georgia"/>
                <w:color w:val="000000" w:themeColor="text1"/>
                <w:sz w:val="22"/>
                <w:szCs w:val="27"/>
              </w:rPr>
              <w:t>全函数</w:t>
            </w:r>
          </w:rubyBase>
        </w:ruby>
      </w:r>
      <w:r w:rsidRPr="002D3934">
        <w:rPr>
          <w:rFonts w:ascii="Georgia" w:hAnsi="Georgia"/>
          <w:color w:val="000000" w:themeColor="text1"/>
          <w:sz w:val="22"/>
          <w:szCs w:val="27"/>
        </w:rPr>
        <w:t>，是指只能对部分输入返回输出的函数。</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比如一个取数组某一位上的值的函数，就是偏函数，因为假设你想取第</w:t>
      </w:r>
      <w:r w:rsidRPr="002D3934">
        <w:rPr>
          <w:rFonts w:ascii="Georgia" w:hAnsi="Georgia"/>
          <w:color w:val="000000" w:themeColor="text1"/>
          <w:sz w:val="22"/>
          <w:szCs w:val="27"/>
        </w:rPr>
        <w:t>4</w:t>
      </w:r>
      <w:r w:rsidRPr="002D3934">
        <w:rPr>
          <w:rFonts w:ascii="Georgia" w:hAnsi="Georgia"/>
          <w:color w:val="000000" w:themeColor="text1"/>
          <w:sz w:val="22"/>
          <w:szCs w:val="27"/>
        </w:rPr>
        <w:t>位的值，但不是所有数组长度都大于</w:t>
      </w:r>
      <w:r w:rsidRPr="002D3934">
        <w:rPr>
          <w:rFonts w:ascii="Georgia" w:hAnsi="Georgia"/>
          <w:color w:val="000000" w:themeColor="text1"/>
          <w:sz w:val="22"/>
          <w:szCs w:val="27"/>
        </w:rPr>
        <w:t>4</w:t>
      </w:r>
      <w:r w:rsidRPr="002D3934">
        <w:rPr>
          <w:rFonts w:ascii="Georgia" w:hAnsi="Georgia"/>
          <w:color w:val="000000" w:themeColor="text1"/>
          <w:sz w:val="22"/>
          <w:szCs w:val="27"/>
        </w:rPr>
        <w:t>，就会有获取不了的尴尬情况。</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[1,2,3</w:t>
      </w:r>
      <w:proofErr w:type="gramStart"/>
      <w:r w:rsidRPr="002D3934">
        <w:rPr>
          <w:rFonts w:ascii="Consolas" w:hAnsi="Consolas" w:cs="Consolas"/>
          <w:color w:val="000000" w:themeColor="text1"/>
          <w:sz w:val="21"/>
        </w:rPr>
        <w:t>] !!</w:t>
      </w:r>
      <w:proofErr w:type="gramEnd"/>
      <w:r w:rsidRPr="002D3934">
        <w:rPr>
          <w:rFonts w:ascii="Consolas" w:hAnsi="Consolas" w:cs="Consolas"/>
          <w:color w:val="000000" w:themeColor="text1"/>
          <w:sz w:val="21"/>
        </w:rPr>
        <w:t xml:space="preserve"> 4</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如果使用</w:t>
      </w:r>
      <w:r w:rsidRPr="002D3934">
        <w:rPr>
          <w:rFonts w:ascii="Georgia" w:hAnsi="Georgia"/>
          <w:color w:val="000000" w:themeColor="text1"/>
          <w:sz w:val="22"/>
          <w:szCs w:val="27"/>
        </w:rPr>
        <w:t xml:space="preserve"> Maybe </w:t>
      </w:r>
      <w:r w:rsidRPr="002D3934">
        <w:rPr>
          <w:rFonts w:ascii="Georgia" w:hAnsi="Georgia"/>
          <w:color w:val="000000" w:themeColor="text1"/>
          <w:sz w:val="22"/>
          <w:szCs w:val="27"/>
        </w:rPr>
        <w:t>把偏函数处理不了的输入都返回成</w:t>
      </w:r>
      <w:r w:rsidRPr="002D3934">
        <w:rPr>
          <w:rFonts w:ascii="Georgia" w:hAnsi="Georgia"/>
          <w:color w:val="000000" w:themeColor="text1"/>
          <w:sz w:val="22"/>
          <w:szCs w:val="27"/>
        </w:rPr>
        <w:t xml:space="preserve"> Nothing</w:t>
      </w:r>
      <w:r w:rsidRPr="002D3934">
        <w:rPr>
          <w:rFonts w:ascii="Georgia" w:hAnsi="Georgia"/>
          <w:color w:val="000000" w:themeColor="text1"/>
          <w:sz w:val="22"/>
          <w:szCs w:val="27"/>
        </w:rPr>
        <w:t>，这样结果依然保持</w:t>
      </w:r>
      <w:r w:rsidRPr="002D3934">
        <w:rPr>
          <w:rFonts w:ascii="Georgia" w:hAnsi="Georgia"/>
          <w:color w:val="000000" w:themeColor="text1"/>
          <w:sz w:val="22"/>
          <w:szCs w:val="27"/>
        </w:rPr>
        <w:t xml:space="preserve"> Maybe </w:t>
      </w:r>
      <w:r w:rsidRPr="002D3934">
        <w:rPr>
          <w:rFonts w:ascii="Georgia" w:hAnsi="Georgia"/>
          <w:color w:val="000000" w:themeColor="text1"/>
          <w:sz w:val="22"/>
          <w:szCs w:val="27"/>
        </w:rPr>
        <w:t>类型，不影响后面的计算。</w:t>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r w:rsidRPr="002D3934">
        <w:rPr>
          <w:rFonts w:ascii="Helvetica" w:hAnsi="Helvetica" w:cs="Helvetica"/>
          <w:color w:val="000000" w:themeColor="text1"/>
          <w:sz w:val="24"/>
        </w:rPr>
        <w:t>Either</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Either </w:t>
      </w:r>
      <w:r w:rsidRPr="002D3934">
        <w:rPr>
          <w:rFonts w:ascii="Georgia" w:hAnsi="Georgia"/>
          <w:color w:val="000000" w:themeColor="text1"/>
          <w:sz w:val="22"/>
          <w:szCs w:val="27"/>
        </w:rPr>
        <w:t>的定义也很简单</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data Either a b = Left a | Right b</w:t>
      </w:r>
    </w:p>
    <w:p w:rsidR="00835BDC" w:rsidRPr="002D3934" w:rsidRDefault="00835BDC" w:rsidP="00835BDC">
      <w:pPr>
        <w:pStyle w:val="4"/>
        <w:shd w:val="clear" w:color="auto" w:fill="FFFFFF"/>
        <w:spacing w:before="240" w:after="120"/>
        <w:rPr>
          <w:rFonts w:ascii="Helvetica" w:hAnsi="Helvetica" w:cs="Helvetica"/>
          <w:color w:val="000000" w:themeColor="text1"/>
          <w:sz w:val="21"/>
          <w:szCs w:val="24"/>
        </w:rPr>
      </w:pPr>
      <w:r w:rsidRPr="002D3934">
        <w:rPr>
          <w:rFonts w:ascii="Helvetica" w:hAnsi="Helvetica" w:cs="Helvetica"/>
          <w:color w:val="000000" w:themeColor="text1"/>
          <w:sz w:val="22"/>
        </w:rPr>
        <w:t>Product &amp; Coproduct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proofErr w:type="gramStart"/>
      <w:r w:rsidRPr="002D3934">
        <w:rPr>
          <w:rFonts w:ascii="Georgia" w:hAnsi="Georgia"/>
          <w:color w:val="000000" w:themeColor="text1"/>
          <w:sz w:val="22"/>
          <w:szCs w:val="27"/>
        </w:rPr>
        <w:t>看过第</w:t>
      </w:r>
      <w:proofErr w:type="gramEnd"/>
      <w:r w:rsidRPr="002D3934">
        <w:rPr>
          <w:rFonts w:ascii="Georgia" w:hAnsi="Georgia"/>
          <w:color w:val="000000" w:themeColor="text1"/>
          <w:sz w:val="22"/>
          <w:szCs w:val="27"/>
        </w:rPr>
        <w:t>一部分应该还能记得有一个东西叫</w:t>
      </w:r>
      <w:r w:rsidRPr="002D3934">
        <w:rPr>
          <w:rFonts w:ascii="Georgia" w:hAnsi="Georgia"/>
          <w:color w:val="000000" w:themeColor="text1"/>
          <w:sz w:val="22"/>
          <w:szCs w:val="27"/>
        </w:rPr>
        <w:t xml:space="preserve"> Duel</w:t>
      </w:r>
      <w:r w:rsidRPr="002D3934">
        <w:rPr>
          <w:rFonts w:ascii="Georgia" w:hAnsi="Georgia"/>
          <w:color w:val="000000" w:themeColor="text1"/>
          <w:sz w:val="22"/>
          <w:szCs w:val="27"/>
        </w:rPr>
        <w:t>，所以见到如果范畴上有</w:t>
      </w:r>
      <w:r w:rsidRPr="002D3934">
        <w:rPr>
          <w:rFonts w:ascii="Georgia" w:hAnsi="Georgia"/>
          <w:color w:val="000000" w:themeColor="text1"/>
          <w:sz w:val="22"/>
          <w:szCs w:val="27"/>
        </w:rPr>
        <w:t xml:space="preserve"> Coproduct </w:t>
      </w:r>
      <w:r w:rsidRPr="002D3934">
        <w:rPr>
          <w:rFonts w:ascii="Georgia" w:hAnsi="Georgia"/>
          <w:color w:val="000000" w:themeColor="text1"/>
          <w:sz w:val="22"/>
          <w:szCs w:val="27"/>
        </w:rPr>
        <w:t>那么肯定在</w:t>
      </w:r>
      <w:r w:rsidRPr="002D3934">
        <w:rPr>
          <w:rFonts w:ascii="Georgia" w:hAnsi="Georgia"/>
          <w:color w:val="000000" w:themeColor="text1"/>
          <w:sz w:val="22"/>
          <w:szCs w:val="27"/>
        </w:rPr>
        <w:t>duel</w:t>
      </w:r>
      <w:r w:rsidRPr="002D3934">
        <w:rPr>
          <w:rFonts w:ascii="Georgia" w:hAnsi="Georgia"/>
          <w:color w:val="000000" w:themeColor="text1"/>
          <w:sz w:val="22"/>
          <w:szCs w:val="27"/>
        </w:rPr>
        <w:t>范畴上会有同样的东西叫</w:t>
      </w:r>
      <w:r w:rsidRPr="002D3934">
        <w:rPr>
          <w:rFonts w:ascii="Georgia" w:hAnsi="Georgia"/>
          <w:color w:val="000000" w:themeColor="text1"/>
          <w:sz w:val="22"/>
          <w:szCs w:val="27"/>
        </w:rPr>
        <w:t xml:space="preserve"> Product</w:t>
      </w:r>
      <w:r w:rsidRPr="002D3934">
        <w:rPr>
          <w:rFonts w:ascii="Georgia" w:hAnsi="Georgia"/>
          <w:color w:val="000000" w:themeColor="text1"/>
          <w:sz w:val="22"/>
          <w:szCs w:val="27"/>
        </w:rPr>
        <w: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那么我们先来看看什么是</w:t>
      </w:r>
      <w:r w:rsidRPr="002D3934">
        <w:rPr>
          <w:rFonts w:ascii="Georgia" w:hAnsi="Georgia"/>
          <w:color w:val="000000" w:themeColor="text1"/>
          <w:sz w:val="22"/>
          <w:szCs w:val="27"/>
        </w:rPr>
        <w:t xml:space="preserve"> Coproduct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2231390" cy="1272540"/>
            <wp:effectExtent l="0" t="0" r="0" b="3810"/>
            <wp:docPr id="26" name="图片 2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1390" cy="1272540"/>
                    </a:xfrm>
                    <a:prstGeom prst="rect">
                      <a:avLst/>
                    </a:prstGeom>
                    <a:noFill/>
                    <a:ln>
                      <a:noFill/>
                    </a:ln>
                  </pic:spPr>
                </pic:pic>
              </a:graphicData>
            </a:graphic>
          </wp:inline>
        </w:drawing>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3:</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Coproduct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像这样，能通过两个箭头到达同一个东西，就是</w:t>
      </w:r>
      <w:r w:rsidRPr="002D3934">
        <w:rPr>
          <w:rFonts w:ascii="Georgia" w:hAnsi="Georgia"/>
          <w:color w:val="000000" w:themeColor="text1"/>
          <w:sz w:val="22"/>
          <w:szCs w:val="27"/>
        </w:rPr>
        <w:t xml:space="preserve"> Coproduct</w:t>
      </w:r>
      <w:r w:rsidRPr="002D3934">
        <w:rPr>
          <w:rFonts w:ascii="Georgia" w:hAnsi="Georgia"/>
          <w:color w:val="000000" w:themeColor="text1"/>
          <w:sz w:val="22"/>
          <w:szCs w:val="27"/>
        </w:rPr>
        <w:t>。这里箭头</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Left</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能让</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到</w:t>
      </w:r>
      <w:r w:rsidRPr="002D3934">
        <w:rPr>
          <w:rStyle w:val="HTML"/>
          <w:rFonts w:ascii="Consolas" w:hAnsi="Consolas" w:cs="Consolas"/>
          <w:color w:val="000000" w:themeColor="text1"/>
          <w:sz w:val="21"/>
          <w:shd w:val="clear" w:color="auto" w:fill="EEEEEE"/>
        </w:rPr>
        <w:t>Either a b</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箭头</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Right</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也能让</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b</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到达</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Either a b</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有意思的是还肯定存在一个</w:t>
      </w:r>
      <w:r w:rsidRPr="002D3934">
        <w:rPr>
          <w:rFonts w:ascii="Georgia" w:hAnsi="Georgia"/>
          <w:color w:val="000000" w:themeColor="text1"/>
          <w:sz w:val="22"/>
          <w:szCs w:val="27"/>
        </w:rPr>
        <w:t xml:space="preserve"> Coproduct </w:t>
      </w:r>
      <w:r w:rsidRPr="002D3934">
        <w:rPr>
          <w:rFonts w:ascii="Georgia" w:hAnsi="Georgia"/>
          <w:color w:val="000000" w:themeColor="text1"/>
          <w:sz w:val="22"/>
          <w:szCs w:val="27"/>
        </w:rPr>
        <w:t>和</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箭头，使得下图成立</w:t>
      </w:r>
      <w:r w:rsidRPr="002D3934">
        <w:rPr>
          <w:rStyle w:val="apple-converted-space"/>
          <w:rFonts w:ascii="Georgia" w:hAnsi="Georgia"/>
          <w:color w:val="000000" w:themeColor="text1"/>
          <w:sz w:val="22"/>
          <w:szCs w:val="27"/>
        </w:rPr>
        <w:t> </w:t>
      </w:r>
      <w:r w:rsidRPr="002D3934">
        <w:rPr>
          <w:rFonts w:ascii="Georgia" w:hAnsi="Georgia"/>
          <w:noProof/>
          <w:color w:val="000000" w:themeColor="text1"/>
          <w:sz w:val="22"/>
          <w:szCs w:val="27"/>
        </w:rPr>
        <w:drawing>
          <wp:inline distT="0" distB="0" distL="0" distR="0">
            <wp:extent cx="2458085" cy="2209165"/>
            <wp:effectExtent l="0" t="0" r="0" b="635"/>
            <wp:docPr id="25" name="图片 2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8085" cy="2209165"/>
                    </a:xfrm>
                    <a:prstGeom prst="rect">
                      <a:avLst/>
                    </a:prstGeom>
                    <a:noFill/>
                    <a:ln>
                      <a:noFill/>
                    </a:ln>
                  </pic:spPr>
                </pic:pic>
              </a:graphicData>
            </a:graphic>
          </wp:inline>
        </w:drawing>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箭头反过来，就是</w:t>
      </w:r>
      <w:r w:rsidRPr="002D3934">
        <w:rPr>
          <w:rFonts w:ascii="Georgia" w:hAnsi="Georgia"/>
          <w:color w:val="000000" w:themeColor="text1"/>
          <w:sz w:val="22"/>
          <w:szCs w:val="27"/>
        </w:rPr>
        <w:t xml:space="preserve"> Product, </w:t>
      </w:r>
      <w:r w:rsidRPr="002D3934">
        <w:rPr>
          <w:rFonts w:ascii="Georgia" w:hAnsi="Georgia"/>
          <w:color w:val="000000" w:themeColor="text1"/>
          <w:sz w:val="22"/>
          <w:szCs w:val="27"/>
        </w:rPr>
        <w:t>比如</w:t>
      </w:r>
      <w:r w:rsidRPr="002D3934">
        <w:rPr>
          <w:rFonts w:ascii="Georgia" w:hAnsi="Georgia"/>
          <w:color w:val="000000" w:themeColor="text1"/>
          <w:sz w:val="22"/>
          <w:szCs w:val="27"/>
        </w:rPr>
        <w:t xml:space="preserve"> Tuple</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2238375" cy="1265555"/>
            <wp:effectExtent l="0" t="0" r="9525" b="0"/>
            <wp:docPr id="24" name="图片 2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8375" cy="1265555"/>
                    </a:xfrm>
                    <a:prstGeom prst="rect">
                      <a:avLst/>
                    </a:prstGeom>
                    <a:noFill/>
                    <a:ln>
                      <a:noFill/>
                    </a:ln>
                  </pic:spPr>
                </pic:pic>
              </a:graphicData>
            </a:graphic>
          </wp:inline>
        </w:drawing>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4:</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Product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Tuple </w:t>
      </w:r>
      <w:r w:rsidRPr="002D3934">
        <w:rPr>
          <w:rFonts w:ascii="Georgia" w:hAnsi="Georgia"/>
          <w:color w:val="000000" w:themeColor="text1"/>
          <w:sz w:val="22"/>
          <w:szCs w:val="27"/>
        </w:rPr>
        <w:t>的</w:t>
      </w:r>
      <w:r w:rsidRPr="002D3934">
        <w:rPr>
          <w:rStyle w:val="apple-converted-space"/>
          <w:rFonts w:ascii="Georgia" w:hAnsi="Georgia"/>
          <w:color w:val="000000" w:themeColor="text1"/>
          <w:sz w:val="22"/>
          <w:szCs w:val="27"/>
        </w:rPr>
        <w:t> </w:t>
      </w:r>
      <w:proofErr w:type="spellStart"/>
      <w:r w:rsidRPr="002D3934">
        <w:rPr>
          <w:rStyle w:val="HTML"/>
          <w:rFonts w:ascii="Consolas" w:hAnsi="Consolas" w:cs="Consolas"/>
          <w:color w:val="000000" w:themeColor="text1"/>
          <w:sz w:val="21"/>
          <w:shd w:val="clear" w:color="auto" w:fill="EEEEEE"/>
        </w:rPr>
        <w:t>fst</w:t>
      </w:r>
      <w:proofErr w:type="spellEnd"/>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箭头能让</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 b)</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到达</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对象，而箭头</w:t>
      </w:r>
      <w:r w:rsidRPr="002D3934">
        <w:rPr>
          <w:rStyle w:val="apple-converted-space"/>
          <w:rFonts w:ascii="Georgia" w:hAnsi="Georgia"/>
          <w:color w:val="000000" w:themeColor="text1"/>
          <w:sz w:val="22"/>
          <w:szCs w:val="27"/>
        </w:rPr>
        <w:t> </w:t>
      </w:r>
      <w:proofErr w:type="spellStart"/>
      <w:r w:rsidRPr="002D3934">
        <w:rPr>
          <w:rStyle w:val="HTML"/>
          <w:rFonts w:ascii="Consolas" w:hAnsi="Consolas" w:cs="Consolas"/>
          <w:color w:val="000000" w:themeColor="text1"/>
          <w:sz w:val="21"/>
          <w:shd w:val="clear" w:color="auto" w:fill="EEEEEE"/>
        </w:rPr>
        <w:t>snd</w:t>
      </w:r>
      <w:proofErr w:type="spellEnd"/>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能让其到达</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b</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对象。</w:t>
      </w:r>
    </w:p>
    <w:p w:rsidR="00835BDC" w:rsidRPr="002D3934" w:rsidRDefault="00835BDC" w:rsidP="00835BDC">
      <w:pPr>
        <w:pStyle w:val="4"/>
        <w:shd w:val="clear" w:color="auto" w:fill="FFFFFF"/>
        <w:spacing w:before="240" w:after="120"/>
        <w:rPr>
          <w:rFonts w:ascii="Helvetica" w:hAnsi="Helvetica" w:cs="Helvetica"/>
          <w:color w:val="000000" w:themeColor="text1"/>
          <w:sz w:val="21"/>
          <w:szCs w:val="24"/>
        </w:rPr>
      </w:pPr>
      <w:r w:rsidRPr="002D3934">
        <w:rPr>
          <w:rFonts w:ascii="Helvetica" w:hAnsi="Helvetica" w:cs="Helvetica"/>
          <w:color w:val="000000" w:themeColor="text1"/>
          <w:sz w:val="22"/>
        </w:rPr>
        <w:t>Either Monad</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确切的说，</w:t>
      </w:r>
      <w:r w:rsidRPr="002D3934">
        <w:rPr>
          <w:rFonts w:ascii="Georgia" w:hAnsi="Georgia"/>
          <w:color w:val="000000" w:themeColor="text1"/>
          <w:sz w:val="22"/>
          <w:szCs w:val="27"/>
        </w:rPr>
        <w:t xml:space="preserve">Either </w:t>
      </w:r>
      <w:r w:rsidRPr="002D3934">
        <w:rPr>
          <w:rFonts w:ascii="Georgia" w:hAnsi="Georgia"/>
          <w:color w:val="000000" w:themeColor="text1"/>
          <w:sz w:val="22"/>
          <w:szCs w:val="27"/>
        </w:rPr>
        <w:t>不是</w:t>
      </w:r>
      <w:r w:rsidRPr="002D3934">
        <w:rPr>
          <w:rFonts w:ascii="Georgia" w:hAnsi="Georgia"/>
          <w:color w:val="000000" w:themeColor="text1"/>
          <w:sz w:val="22"/>
          <w:szCs w:val="27"/>
        </w:rPr>
        <w:t xml:space="preserve"> monad</w:t>
      </w:r>
      <w:r w:rsidRPr="002D3934">
        <w:rPr>
          <w:rFonts w:ascii="Georgia" w:hAnsi="Georgia"/>
          <w:color w:val="000000" w:themeColor="text1"/>
          <w:sz w:val="22"/>
          <w:szCs w:val="27"/>
        </w:rPr>
        <w:t>，</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Either 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才是。还记得</w:t>
      </w:r>
      <w:r w:rsidRPr="002D3934">
        <w:rPr>
          <w:rFonts w:ascii="Georgia" w:hAnsi="Georgia"/>
          <w:color w:val="000000" w:themeColor="text1"/>
          <w:sz w:val="22"/>
          <w:szCs w:val="27"/>
        </w:rPr>
        <w:t xml:space="preserve"> monad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class </w:t>
      </w:r>
      <w:r w:rsidRPr="002D3934">
        <w:rPr>
          <w:rFonts w:ascii="Georgia" w:hAnsi="Georgia"/>
          <w:color w:val="000000" w:themeColor="text1"/>
          <w:sz w:val="22"/>
          <w:szCs w:val="27"/>
        </w:rPr>
        <w:t>定义吗？</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class Endofunctor m =&gt; Monad m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gramStart"/>
      <w:r w:rsidRPr="002D3934">
        <w:rPr>
          <w:rFonts w:ascii="Consolas" w:hAnsi="Consolas" w:cs="Consolas"/>
          <w:color w:val="000000" w:themeColor="text1"/>
          <w:sz w:val="21"/>
        </w:rPr>
        <w:t>eta :</w:t>
      </w:r>
      <w:proofErr w:type="gramEnd"/>
      <w:r w:rsidRPr="002D3934">
        <w:rPr>
          <w:rFonts w:ascii="Consolas" w:hAnsi="Consolas" w:cs="Consolas"/>
          <w:color w:val="000000" w:themeColor="text1"/>
          <w:sz w:val="21"/>
        </w:rPr>
        <w:t>: a -&gt; (m a)</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gramStart"/>
      <w:r w:rsidRPr="002D3934">
        <w:rPr>
          <w:rFonts w:ascii="Consolas" w:hAnsi="Consolas" w:cs="Consolas"/>
          <w:color w:val="000000" w:themeColor="text1"/>
          <w:sz w:val="21"/>
        </w:rPr>
        <w:t>mu :</w:t>
      </w:r>
      <w:proofErr w:type="gram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m m</w:t>
      </w:r>
      <w:proofErr w:type="spellEnd"/>
      <w:r w:rsidRPr="002D3934">
        <w:rPr>
          <w:rFonts w:ascii="Consolas" w:hAnsi="Consolas" w:cs="Consolas"/>
          <w:color w:val="000000" w:themeColor="text1"/>
          <w:sz w:val="21"/>
        </w:rPr>
        <w:t xml:space="preserve"> a -&gt; m 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所以</w:t>
      </w:r>
      <w:r w:rsidRPr="002D3934">
        <w:rPr>
          <w:rFonts w:ascii="Georgia" w:hAnsi="Georgia"/>
          <w:color w:val="000000" w:themeColor="text1"/>
          <w:sz w:val="22"/>
          <w:szCs w:val="27"/>
        </w:rPr>
        <w:t xml:space="preserve"> m </w:t>
      </w:r>
      <w:r w:rsidRPr="002D3934">
        <w:rPr>
          <w:rFonts w:ascii="Georgia" w:hAnsi="Georgia"/>
          <w:color w:val="000000" w:themeColor="text1"/>
          <w:sz w:val="22"/>
          <w:szCs w:val="27"/>
        </w:rPr>
        <w:t>必须是个</w:t>
      </w:r>
      <w:r w:rsidRPr="002D3934">
        <w:rPr>
          <w:rFonts w:ascii="Georgia" w:hAnsi="Georgia"/>
          <w:color w:val="000000" w:themeColor="text1"/>
          <w:sz w:val="22"/>
          <w:szCs w:val="27"/>
        </w:rPr>
        <w:t xml:space="preserve"> Endofunctor</w:t>
      </w:r>
      <w:r w:rsidRPr="002D3934">
        <w:rPr>
          <w:rFonts w:ascii="Georgia" w:hAnsi="Georgia"/>
          <w:color w:val="000000" w:themeColor="text1"/>
          <w:sz w:val="22"/>
          <w:szCs w:val="27"/>
        </w:rPr>
        <w:t>，也就是要满足</w:t>
      </w:r>
      <w:proofErr w:type="spellStart"/>
      <w:r w:rsidRPr="002D3934">
        <w:rPr>
          <w:rFonts w:ascii="Georgia" w:hAnsi="Georgia"/>
          <w:color w:val="000000" w:themeColor="text1"/>
          <w:sz w:val="22"/>
          <w:szCs w:val="27"/>
        </w:rPr>
        <w:t>Functor</w:t>
      </w:r>
      <w:proofErr w:type="spellEnd"/>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class </w:t>
      </w:r>
      <w:proofErr w:type="spellStart"/>
      <w:r w:rsidRPr="002D3934">
        <w:rPr>
          <w:rFonts w:ascii="Consolas" w:hAnsi="Consolas" w:cs="Consolas"/>
          <w:color w:val="000000" w:themeColor="text1"/>
          <w:sz w:val="21"/>
        </w:rPr>
        <w:t>Functor</w:t>
      </w:r>
      <w:proofErr w:type="spellEnd"/>
      <w:r w:rsidRPr="002D3934">
        <w:rPr>
          <w:rFonts w:ascii="Consolas" w:hAnsi="Consolas" w:cs="Consolas"/>
          <w:color w:val="000000" w:themeColor="text1"/>
          <w:sz w:val="21"/>
        </w:rPr>
        <w:t xml:space="preserve"> t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spellStart"/>
      <w:proofErr w:type="gramStart"/>
      <w:r w:rsidRPr="002D3934">
        <w:rPr>
          <w:rFonts w:ascii="Consolas" w:hAnsi="Consolas" w:cs="Consolas"/>
          <w:color w:val="000000" w:themeColor="text1"/>
          <w:sz w:val="21"/>
        </w:rPr>
        <w:t>fmap</w:t>
      </w:r>
      <w:proofErr w:type="spellEnd"/>
      <w:r w:rsidRPr="002D3934">
        <w:rPr>
          <w:rFonts w:ascii="Consolas" w:hAnsi="Consolas" w:cs="Consolas"/>
          <w:color w:val="000000" w:themeColor="text1"/>
          <w:sz w:val="21"/>
        </w:rPr>
        <w:t xml:space="preserve"> :</w:t>
      </w:r>
      <w:proofErr w:type="gramEnd"/>
      <w:r w:rsidRPr="002D3934">
        <w:rPr>
          <w:rFonts w:ascii="Consolas" w:hAnsi="Consolas" w:cs="Consolas"/>
          <w:color w:val="000000" w:themeColor="text1"/>
          <w:sz w:val="21"/>
        </w:rPr>
        <w:t>: (a -&gt; b) -&gt; (t a -&gt; t b)</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t a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kind </w:t>
      </w:r>
      <w:r w:rsidRPr="002D3934">
        <w:rPr>
          <w:rFonts w:ascii="Georgia" w:hAnsi="Georgia"/>
          <w:color w:val="000000" w:themeColor="text1"/>
          <w:sz w:val="22"/>
          <w:szCs w:val="27"/>
        </w:rPr>
        <w:t>是</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，所以</w:t>
      </w:r>
      <w:r w:rsidRPr="002D3934">
        <w:rPr>
          <w:rFonts w:ascii="Georgia" w:hAnsi="Georgia"/>
          <w:color w:val="000000" w:themeColor="text1"/>
          <w:sz w:val="22"/>
          <w:szCs w:val="27"/>
        </w:rPr>
        <w:t xml:space="preserve"> t </w:t>
      </w:r>
      <w:r w:rsidRPr="002D3934">
        <w:rPr>
          <w:rFonts w:ascii="Georgia" w:hAnsi="Georgia"/>
          <w:color w:val="000000" w:themeColor="text1"/>
          <w:sz w:val="22"/>
          <w:szCs w:val="27"/>
        </w:rPr>
        <w:t>必须是</w:t>
      </w:r>
      <w:r w:rsidRPr="002D3934">
        <w:rPr>
          <w:rFonts w:ascii="Georgia" w:hAnsi="Georgia"/>
          <w:color w:val="000000" w:themeColor="text1"/>
          <w:sz w:val="22"/>
          <w:szCs w:val="27"/>
        </w:rPr>
        <w:t xml:space="preserve"> kind * -&gt; * </w:t>
      </w:r>
      <w:r w:rsidRPr="002D3934">
        <w:rPr>
          <w:rFonts w:ascii="Georgia" w:hAnsi="Georgia"/>
          <w:color w:val="000000" w:themeColor="text1"/>
          <w:sz w:val="22"/>
          <w:szCs w:val="27"/>
        </w:rPr>
        <w:t>也就是说，</w:t>
      </w:r>
      <w:r w:rsidRPr="002D3934">
        <w:rPr>
          <w:rFonts w:ascii="Georgia" w:hAnsi="Georgia"/>
          <w:color w:val="000000" w:themeColor="text1"/>
          <w:sz w:val="22"/>
          <w:szCs w:val="27"/>
        </w:rPr>
        <w:t xml:space="preserve">m </w:t>
      </w:r>
      <w:r w:rsidRPr="002D3934">
        <w:rPr>
          <w:rFonts w:ascii="Georgia" w:hAnsi="Georgia"/>
          <w:color w:val="000000" w:themeColor="text1"/>
          <w:sz w:val="22"/>
          <w:szCs w:val="27"/>
        </w:rPr>
        <w:t>必须是接收一个类型参数的类型构造器</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而</w:t>
      </w:r>
      <w:r w:rsidRPr="002D3934">
        <w:rPr>
          <w:rFonts w:ascii="Georgia" w:hAnsi="Georgia"/>
          <w:color w:val="000000" w:themeColor="text1"/>
          <w:sz w:val="22"/>
          <w:szCs w:val="27"/>
        </w:rPr>
        <w:t xml:space="preserve"> Either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kind </w:t>
      </w:r>
      <w:r w:rsidRPr="002D3934">
        <w:rPr>
          <w:rFonts w:ascii="Georgia" w:hAnsi="Georgia"/>
          <w:color w:val="000000" w:themeColor="text1"/>
          <w:sz w:val="22"/>
          <w:szCs w:val="27"/>
        </w:rPr>
        <w:t>是</w:t>
      </w:r>
      <w:r w:rsidRPr="002D3934">
        <w:rPr>
          <w:rFonts w:ascii="Georgia" w:hAnsi="Georgia"/>
          <w:color w:val="000000" w:themeColor="text1"/>
          <w:sz w:val="22"/>
          <w:szCs w:val="27"/>
        </w:rPr>
        <w:t xml:space="preserve"> * -&gt; * -&gt; *, Either a </w:t>
      </w:r>
      <w:r w:rsidRPr="002D3934">
        <w:rPr>
          <w:rFonts w:ascii="Georgia" w:hAnsi="Georgia"/>
          <w:color w:val="000000" w:themeColor="text1"/>
          <w:sz w:val="22"/>
          <w:szCs w:val="27"/>
        </w:rPr>
        <w:t>才是</w:t>
      </w:r>
      <w:r w:rsidRPr="002D3934">
        <w:rPr>
          <w:rFonts w:ascii="Georgia" w:hAnsi="Georgia"/>
          <w:color w:val="000000" w:themeColor="text1"/>
          <w:sz w:val="22"/>
          <w:szCs w:val="27"/>
        </w:rPr>
        <w:t xml:space="preserve"> * -&gt; *</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所以只能定义</w:t>
      </w:r>
      <w:r w:rsidRPr="002D3934">
        <w:rPr>
          <w:rFonts w:ascii="Georgia" w:hAnsi="Georgia"/>
          <w:color w:val="000000" w:themeColor="text1"/>
          <w:sz w:val="22"/>
          <w:szCs w:val="27"/>
        </w:rPr>
        <w:t xml:space="preserve"> Either a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Monad</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instance Monad (Either a)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gramStart"/>
      <w:r w:rsidRPr="002D3934">
        <w:rPr>
          <w:rFonts w:ascii="Consolas" w:hAnsi="Consolas" w:cs="Consolas"/>
          <w:color w:val="000000" w:themeColor="text1"/>
          <w:sz w:val="21"/>
        </w:rPr>
        <w:t>Left  l</w:t>
      </w:r>
      <w:proofErr w:type="gramEnd"/>
      <w:r w:rsidRPr="002D3934">
        <w:rPr>
          <w:rFonts w:ascii="Consolas" w:hAnsi="Consolas" w:cs="Consolas"/>
          <w:color w:val="000000" w:themeColor="text1"/>
          <w:sz w:val="21"/>
        </w:rPr>
        <w:t xml:space="preserve"> &gt;&gt;= _ = Left l</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Right r &gt;&gt;= k = k r</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很明显的，</w:t>
      </w:r>
      <w:r w:rsidRPr="002D3934">
        <w:rPr>
          <w:rFonts w:ascii="Georgia" w:hAnsi="Georgia"/>
          <w:color w:val="000000" w:themeColor="text1"/>
          <w:sz w:val="22"/>
          <w:szCs w:val="27"/>
        </w:rPr>
        <w:t xml:space="preserve">&gt;&gt;= </w:t>
      </w:r>
      <w:r w:rsidRPr="002D3934">
        <w:rPr>
          <w:rFonts w:ascii="Georgia" w:hAnsi="Georgia"/>
          <w:color w:val="000000" w:themeColor="text1"/>
          <w:sz w:val="22"/>
          <w:szCs w:val="27"/>
        </w:rPr>
        <w:t>任何函数到</w:t>
      </w:r>
      <w:r w:rsidRPr="002D3934">
        <w:rPr>
          <w:rFonts w:ascii="Georgia" w:hAnsi="Georgia"/>
          <w:color w:val="000000" w:themeColor="text1"/>
          <w:sz w:val="22"/>
          <w:szCs w:val="27"/>
        </w:rPr>
        <w:ruby>
          <w:rubyPr>
            <w:rubyAlign w:val="distributeSpace"/>
            <w:hps w:val="27"/>
            <w:hpsRaise w:val="24"/>
            <w:hpsBaseText w:val="22"/>
            <w:lid w:val="zh-CN"/>
          </w:rubyPr>
          <w:rt>
            <w:r w:rsidR="00835BDC" w:rsidRPr="002D3934">
              <w:rPr>
                <w:rFonts w:ascii="Georgia" w:hAnsi="Georgia"/>
                <w:color w:val="000000" w:themeColor="text1"/>
                <w:sz w:val="22"/>
                <w:szCs w:val="27"/>
              </w:rPr>
              <w:t>Left</w:t>
            </w:r>
          </w:rt>
          <w:rubyBase>
            <w:r w:rsidR="00835BDC" w:rsidRPr="002D3934">
              <w:rPr>
                <w:rFonts w:ascii="Georgia" w:hAnsi="Georgia"/>
                <w:color w:val="000000" w:themeColor="text1"/>
                <w:sz w:val="22"/>
                <w:szCs w:val="27"/>
              </w:rPr>
              <w:t>左边</w:t>
            </w:r>
          </w:rubyBase>
        </w:ruby>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都不会改变，只有</w:t>
      </w:r>
      <w:r w:rsidRPr="002D3934">
        <w:rPr>
          <w:rFonts w:ascii="Georgia" w:hAnsi="Georgia"/>
          <w:color w:val="000000" w:themeColor="text1"/>
          <w:sz w:val="22"/>
          <w:szCs w:val="27"/>
        </w:rPr>
        <w:t xml:space="preserve"> &gt;&gt;= </w:t>
      </w:r>
      <w:r w:rsidRPr="002D3934">
        <w:rPr>
          <w:rFonts w:ascii="Georgia" w:hAnsi="Georgia"/>
          <w:color w:val="000000" w:themeColor="text1"/>
          <w:sz w:val="22"/>
          <w:szCs w:val="27"/>
        </w:rPr>
        <w:t>右边才能产生新的计算。</w:t>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r w:rsidRPr="002D3934">
        <w:rPr>
          <w:rFonts w:ascii="Helvetica" w:hAnsi="Helvetica" w:cs="Helvetica"/>
          <w:color w:val="000000" w:themeColor="text1"/>
          <w:sz w:val="24"/>
        </w:rPr>
        <w:t>Reader</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Reader </w:t>
      </w:r>
      <w:r w:rsidRPr="002D3934">
        <w:rPr>
          <w:rFonts w:ascii="Georgia" w:hAnsi="Georgia"/>
          <w:color w:val="000000" w:themeColor="text1"/>
          <w:sz w:val="22"/>
          <w:szCs w:val="27"/>
        </w:rPr>
        <w:t>的作用是给一个计算喂数据。</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在描述计算的时候，并不需要关心输入时什么，只需要</w:t>
      </w:r>
      <w:r w:rsidRPr="002D3934">
        <w:rPr>
          <w:rFonts w:ascii="Georgia" w:hAnsi="Georgia"/>
          <w:color w:val="000000" w:themeColor="text1"/>
          <w:sz w:val="22"/>
          <w:szCs w:val="27"/>
        </w:rPr>
        <w:t xml:space="preserve"> asks </w:t>
      </w:r>
      <w:r w:rsidRPr="002D3934">
        <w:rPr>
          <w:rFonts w:ascii="Georgia" w:hAnsi="Georgia"/>
          <w:color w:val="000000" w:themeColor="text1"/>
          <w:sz w:val="22"/>
          <w:szCs w:val="27"/>
        </w:rPr>
        <w:t>就可以拿到输入值</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而真正的输入，会在运行计算时给予。</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跟</w:t>
      </w:r>
      <w:r w:rsidRPr="002D3934">
        <w:rPr>
          <w:rFonts w:ascii="Georgia" w:hAnsi="Georgia"/>
          <w:color w:val="000000" w:themeColor="text1"/>
          <w:sz w:val="22"/>
          <w:szCs w:val="27"/>
        </w:rPr>
        <w:t xml:space="preserve"> Identity </w:t>
      </w:r>
      <w:r w:rsidRPr="002D3934">
        <w:rPr>
          <w:rFonts w:ascii="Georgia" w:hAnsi="Georgia"/>
          <w:color w:val="000000" w:themeColor="text1"/>
          <w:sz w:val="22"/>
          <w:szCs w:val="27"/>
        </w:rPr>
        <w:t>一样，我们用</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newtype</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来定义一个同构的</w:t>
      </w:r>
      <w:r w:rsidRPr="002D3934">
        <w:rPr>
          <w:rFonts w:ascii="Georgia" w:hAnsi="Georgia"/>
          <w:color w:val="000000" w:themeColor="text1"/>
          <w:sz w:val="22"/>
          <w:szCs w:val="27"/>
        </w:rPr>
        <w:t xml:space="preserve"> Reader </w:t>
      </w:r>
      <w:r w:rsidRPr="002D3934">
        <w:rPr>
          <w:rFonts w:ascii="Georgia" w:hAnsi="Georgia"/>
          <w:color w:val="000000" w:themeColor="text1"/>
          <w:sz w:val="22"/>
          <w:szCs w:val="27"/>
        </w:rPr>
        <w:t>类型</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newtype</w:t>
      </w:r>
      <w:proofErr w:type="spellEnd"/>
      <w:r w:rsidRPr="002D3934">
        <w:rPr>
          <w:rFonts w:ascii="Consolas" w:hAnsi="Consolas" w:cs="Consolas"/>
          <w:color w:val="000000" w:themeColor="text1"/>
          <w:sz w:val="21"/>
        </w:rPr>
        <w:t xml:space="preserve"> Reader e a = Reader </w:t>
      </w:r>
      <w:proofErr w:type="gramStart"/>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runReader</w:t>
      </w:r>
      <w:proofErr w:type="spellEnd"/>
      <w:proofErr w:type="gramEnd"/>
      <w:r w:rsidRPr="002D3934">
        <w:rPr>
          <w:rFonts w:ascii="Consolas" w:hAnsi="Consolas" w:cs="Consolas"/>
          <w:color w:val="000000" w:themeColor="text1"/>
          <w:sz w:val="21"/>
        </w:rPr>
        <w:t xml:space="preserve"> :: (e -&gt; a) }</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其中</w:t>
      </w:r>
    </w:p>
    <w:p w:rsidR="00835BDC" w:rsidRPr="002D3934" w:rsidRDefault="00835BDC" w:rsidP="00835BDC">
      <w:pPr>
        <w:widowControl/>
        <w:numPr>
          <w:ilvl w:val="0"/>
          <w:numId w:val="15"/>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e </w:t>
      </w:r>
      <w:r w:rsidRPr="002D3934">
        <w:rPr>
          <w:rFonts w:ascii="Georgia" w:hAnsi="Georgia"/>
          <w:color w:val="000000" w:themeColor="text1"/>
          <w:sz w:val="22"/>
          <w:szCs w:val="27"/>
        </w:rPr>
        <w:t>是输入</w:t>
      </w:r>
    </w:p>
    <w:p w:rsidR="00835BDC" w:rsidRPr="002D3934" w:rsidRDefault="00835BDC" w:rsidP="00835BDC">
      <w:pPr>
        <w:widowControl/>
        <w:numPr>
          <w:ilvl w:val="0"/>
          <w:numId w:val="15"/>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a </w:t>
      </w:r>
      <w:r w:rsidRPr="002D3934">
        <w:rPr>
          <w:rFonts w:ascii="Georgia" w:hAnsi="Georgia"/>
          <w:color w:val="000000" w:themeColor="text1"/>
          <w:sz w:val="22"/>
          <w:szCs w:val="27"/>
        </w:rPr>
        <w:t>是结果</w:t>
      </w:r>
    </w:p>
    <w:p w:rsidR="00835BDC" w:rsidRPr="002D3934" w:rsidRDefault="00835BDC" w:rsidP="00835BDC">
      <w:pPr>
        <w:widowControl/>
        <w:numPr>
          <w:ilvl w:val="0"/>
          <w:numId w:val="15"/>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构造</w:t>
      </w:r>
      <w:r w:rsidRPr="002D3934">
        <w:rPr>
          <w:rFonts w:ascii="Georgia" w:hAnsi="Georgia"/>
          <w:color w:val="000000" w:themeColor="text1"/>
          <w:sz w:val="22"/>
          <w:szCs w:val="27"/>
        </w:rPr>
        <w:t xml:space="preserve"> Reader </w:t>
      </w:r>
      <w:r w:rsidRPr="002D3934">
        <w:rPr>
          <w:rFonts w:ascii="Georgia" w:hAnsi="Georgia"/>
          <w:color w:val="000000" w:themeColor="text1"/>
          <w:sz w:val="22"/>
          <w:szCs w:val="27"/>
        </w:rPr>
        <w:t>类型需要确定</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输入的类型</w:t>
      </w:r>
      <w:r w:rsidRPr="002D3934">
        <w:rPr>
          <w:rFonts w:ascii="Georgia" w:hAnsi="Georgia"/>
          <w:color w:val="000000" w:themeColor="text1"/>
          <w:sz w:val="22"/>
          <w:szCs w:val="27"/>
        </w:rPr>
        <w:t xml:space="preserve"> e </w:t>
      </w:r>
      <w:r w:rsidRPr="002D3934">
        <w:rPr>
          <w:rFonts w:ascii="Georgia" w:hAnsi="Georgia"/>
          <w:color w:val="000000" w:themeColor="text1"/>
          <w:sz w:val="22"/>
          <w:szCs w:val="27"/>
        </w:rPr>
        <w:t>与输出的类型</w:t>
      </w:r>
      <w:r w:rsidRPr="002D3934">
        <w:rPr>
          <w:rFonts w:ascii="Georgia" w:hAnsi="Georgia"/>
          <w:color w:val="000000" w:themeColor="text1"/>
          <w:sz w:val="22"/>
          <w:szCs w:val="27"/>
        </w:rPr>
        <w:t xml:space="preserve"> a</w:t>
      </w:r>
    </w:p>
    <w:p w:rsidR="00835BDC" w:rsidRPr="002D3934" w:rsidRDefault="00835BDC" w:rsidP="00835BDC">
      <w:pPr>
        <w:widowControl/>
        <w:numPr>
          <w:ilvl w:val="0"/>
          <w:numId w:val="15"/>
        </w:numPr>
        <w:shd w:val="clear" w:color="auto" w:fill="FFFFFF"/>
        <w:spacing w:before="100" w:beforeAutospacing="1" w:after="100" w:afterAutospacing="1"/>
        <w:jc w:val="left"/>
        <w:rPr>
          <w:rFonts w:ascii="Georgia" w:hAnsi="Georgia"/>
          <w:color w:val="000000" w:themeColor="text1"/>
          <w:sz w:val="22"/>
          <w:szCs w:val="27"/>
        </w:rPr>
      </w:pPr>
      <w:proofErr w:type="spellStart"/>
      <w:r w:rsidRPr="002D3934">
        <w:rPr>
          <w:rStyle w:val="HTML"/>
          <w:rFonts w:ascii="Consolas" w:hAnsi="Consolas" w:cs="Consolas"/>
          <w:color w:val="000000" w:themeColor="text1"/>
          <w:sz w:val="21"/>
          <w:shd w:val="clear" w:color="auto" w:fill="EEEEEE"/>
        </w:rPr>
        <w:t>runReader</w:t>
      </w:r>
      <w:proofErr w:type="spellEnd"/>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的类型是</w:t>
      </w:r>
      <w:r w:rsidRPr="002D3934">
        <w:rPr>
          <w:rStyle w:val="apple-converted-space"/>
          <w:rFonts w:ascii="Georgia" w:hAnsi="Georgia"/>
          <w:color w:val="000000" w:themeColor="text1"/>
          <w:sz w:val="22"/>
          <w:szCs w:val="27"/>
        </w:rPr>
        <w:t> </w:t>
      </w:r>
      <w:proofErr w:type="spellStart"/>
      <w:r w:rsidRPr="002D3934">
        <w:rPr>
          <w:rStyle w:val="HTML"/>
          <w:rFonts w:ascii="Consolas" w:hAnsi="Consolas" w:cs="Consolas"/>
          <w:color w:val="000000" w:themeColor="text1"/>
          <w:sz w:val="21"/>
          <w:shd w:val="clear" w:color="auto" w:fill="EEEEEE"/>
        </w:rPr>
        <w:t>runReader</w:t>
      </w:r>
      <w:proofErr w:type="spellEnd"/>
      <w:r w:rsidRPr="002D3934">
        <w:rPr>
          <w:rStyle w:val="HTML"/>
          <w:rFonts w:ascii="Consolas" w:hAnsi="Consolas" w:cs="Consolas"/>
          <w:color w:val="000000" w:themeColor="text1"/>
          <w:sz w:val="21"/>
          <w:shd w:val="clear" w:color="auto" w:fill="EEEEEE"/>
        </w:rPr>
        <w:t>:: (Reader e a) -&gt; (e -&gt; 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也就是说在描述完一个</w:t>
      </w:r>
      <w:r w:rsidRPr="002D3934">
        <w:rPr>
          <w:rFonts w:ascii="Georgia" w:hAnsi="Georgia"/>
          <w:color w:val="000000" w:themeColor="text1"/>
          <w:sz w:val="22"/>
          <w:szCs w:val="27"/>
        </w:rPr>
        <w:t xml:space="preserve"> Reader </w:t>
      </w:r>
      <w:r w:rsidRPr="002D3934">
        <w:rPr>
          <w:rFonts w:ascii="Georgia" w:hAnsi="Georgia"/>
          <w:color w:val="000000" w:themeColor="text1"/>
          <w:sz w:val="22"/>
          <w:szCs w:val="27"/>
        </w:rPr>
        <w:t>的计算后，使用</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runReader</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可以得到一个</w:t>
      </w:r>
      <w:r w:rsidRPr="002D3934">
        <w:rPr>
          <w:rFonts w:ascii="Georgia" w:hAnsi="Georgia"/>
          <w:color w:val="000000" w:themeColor="text1"/>
          <w:sz w:val="22"/>
          <w:szCs w:val="27"/>
        </w:rPr>
        <w:t xml:space="preserve"> e -&gt; a </w:t>
      </w:r>
      <w:r w:rsidRPr="002D3934">
        <w:rPr>
          <w:rFonts w:ascii="Georgia" w:hAnsi="Georgia"/>
          <w:color w:val="000000" w:themeColor="text1"/>
          <w:sz w:val="22"/>
          <w:szCs w:val="27"/>
        </w:rPr>
        <w:t>的函数，使用这个函数，就可以接收输入，通过构造好的计算，算出结果</w:t>
      </w:r>
      <w:r w:rsidRPr="002D3934">
        <w:rPr>
          <w:rFonts w:ascii="Georgia" w:hAnsi="Georgia"/>
          <w:color w:val="000000" w:themeColor="text1"/>
          <w:sz w:val="22"/>
          <w:szCs w:val="27"/>
        </w:rPr>
        <w:t xml:space="preserve"> a </w:t>
      </w:r>
      <w:r w:rsidRPr="002D3934">
        <w:rPr>
          <w:rFonts w:ascii="Georgia" w:hAnsi="Georgia"/>
          <w:color w:val="000000" w:themeColor="text1"/>
          <w:sz w:val="22"/>
          <w:szCs w:val="27"/>
        </w:rPr>
        <w:t>返回。</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那么，让我们来实现</w:t>
      </w:r>
      <w:r w:rsidRPr="002D3934">
        <w:rPr>
          <w:rFonts w:ascii="Georgia" w:hAnsi="Georgia"/>
          <w:color w:val="000000" w:themeColor="text1"/>
          <w:sz w:val="22"/>
          <w:szCs w:val="27"/>
        </w:rPr>
        <w:t xml:space="preserve"> Reader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monad instance</w:t>
      </w:r>
      <w:r w:rsidRPr="002D3934">
        <w:rPr>
          <w:rFonts w:ascii="Georgia" w:hAnsi="Georgia"/>
          <w:color w:val="000000" w:themeColor="text1"/>
          <w:sz w:val="22"/>
          <w:szCs w:val="27"/>
        </w:rPr>
        <w:t>，就可以描述一个可以</w:t>
      </w:r>
      <w:r w:rsidRPr="002D3934">
        <w:rPr>
          <w:rFonts w:ascii="Georgia" w:hAnsi="Georgia"/>
          <w:color w:val="000000" w:themeColor="text1"/>
          <w:sz w:val="22"/>
          <w:szCs w:val="27"/>
        </w:rPr>
        <w:t xml:space="preserve"> ask </w:t>
      </w:r>
      <w:r w:rsidRPr="002D3934">
        <w:rPr>
          <w:rFonts w:ascii="Georgia" w:hAnsi="Georgia"/>
          <w:color w:val="000000" w:themeColor="text1"/>
          <w:sz w:val="22"/>
          <w:szCs w:val="27"/>
        </w:rPr>
        <w:t>的计算了。</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instance Monad (Reader e) where </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return a         = Reader $ \_ -&gt; a </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(Reader g) &gt;&gt;= f = Reader $ \e -&gt; </w:t>
      </w:r>
      <w:proofErr w:type="spellStart"/>
      <w:r w:rsidRPr="002D3934">
        <w:rPr>
          <w:rFonts w:ascii="Consolas" w:hAnsi="Consolas" w:cs="Consolas"/>
          <w:color w:val="000000" w:themeColor="text1"/>
          <w:sz w:val="21"/>
        </w:rPr>
        <w:t>runReader</w:t>
      </w:r>
      <w:proofErr w:type="spellEnd"/>
      <w:r w:rsidRPr="002D3934">
        <w:rPr>
          <w:rFonts w:ascii="Consolas" w:hAnsi="Consolas" w:cs="Consolas"/>
          <w:color w:val="000000" w:themeColor="text1"/>
          <w:sz w:val="21"/>
        </w:rPr>
        <w:t xml:space="preserve"> (f (g e)) e</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跟</w:t>
      </w:r>
      <w:r w:rsidRPr="002D3934">
        <w:rPr>
          <w:rFonts w:ascii="Georgia" w:hAnsi="Georgia"/>
          <w:color w:val="000000" w:themeColor="text1"/>
          <w:sz w:val="22"/>
          <w:szCs w:val="27"/>
        </w:rPr>
        <w:t>Either</w:t>
      </w:r>
      <w:r w:rsidRPr="002D3934">
        <w:rPr>
          <w:rFonts w:ascii="Georgia" w:hAnsi="Georgia"/>
          <w:color w:val="000000" w:themeColor="text1"/>
          <w:sz w:val="22"/>
          <w:szCs w:val="27"/>
        </w:rPr>
        <w:t>一样，我们只能定义</w:t>
      </w:r>
      <w:r w:rsidRPr="002D3934">
        <w:rPr>
          <w:rFonts w:ascii="Georgia" w:hAnsi="Georgia"/>
          <w:color w:val="000000" w:themeColor="text1"/>
          <w:sz w:val="22"/>
          <w:szCs w:val="27"/>
        </w:rPr>
        <w:t xml:space="preserve"> Reader e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monad instance</w:t>
      </w:r>
      <w:r w:rsidRPr="002D3934">
        <w:rPr>
          <w:rFonts w:ascii="Georgia" w:hAnsi="Georgia"/>
          <w:color w:val="000000" w:themeColor="text1"/>
          <w:sz w:val="22"/>
          <w:szCs w:val="27"/>
        </w:rPr>
        <w: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注意这里的</w:t>
      </w:r>
    </w:p>
    <w:p w:rsidR="00835BDC" w:rsidRPr="002D3934" w:rsidRDefault="00835BDC" w:rsidP="00835BDC">
      <w:pPr>
        <w:widowControl/>
        <w:numPr>
          <w:ilvl w:val="0"/>
          <w:numId w:val="16"/>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f </w:t>
      </w:r>
      <w:r w:rsidRPr="002D3934">
        <w:rPr>
          <w:rFonts w:ascii="Georgia" w:hAnsi="Georgia"/>
          <w:color w:val="000000" w:themeColor="text1"/>
          <w:sz w:val="22"/>
          <w:szCs w:val="27"/>
        </w:rPr>
        <w:t>类型是</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 -&gt; Reader e a)</w:t>
      </w:r>
    </w:p>
    <w:p w:rsidR="00835BDC" w:rsidRPr="002D3934" w:rsidRDefault="00835BDC" w:rsidP="00835BDC">
      <w:pPr>
        <w:widowControl/>
        <w:numPr>
          <w:ilvl w:val="0"/>
          <w:numId w:val="16"/>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g </w:t>
      </w:r>
      <w:r w:rsidRPr="002D3934">
        <w:rPr>
          <w:rFonts w:ascii="Georgia" w:hAnsi="Georgia"/>
          <w:color w:val="000000" w:themeColor="text1"/>
          <w:sz w:val="22"/>
          <w:szCs w:val="27"/>
        </w:rPr>
        <w:t>其实就是</w:t>
      </w:r>
      <w:proofErr w:type="gramStart"/>
      <w:r w:rsidRPr="002D3934">
        <w:rPr>
          <w:rFonts w:ascii="Georgia" w:hAnsi="Georgia"/>
          <w:color w:val="000000" w:themeColor="text1"/>
          <w:sz w:val="22"/>
          <w:szCs w:val="27"/>
        </w:rPr>
        <w:t>是</w:t>
      </w:r>
      <w:proofErr w:type="gramEnd"/>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destructure</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出来的</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runReader</w:t>
      </w:r>
      <w:proofErr w:type="spellEnd"/>
      <w:r w:rsidRPr="002D3934">
        <w:rPr>
          <w:rFonts w:ascii="Georgia" w:hAnsi="Georgia"/>
          <w:color w:val="000000" w:themeColor="text1"/>
          <w:sz w:val="22"/>
          <w:szCs w:val="27"/>
        </w:rPr>
        <w:t>，也就是</w:t>
      </w:r>
      <w:r w:rsidRPr="002D3934">
        <w:rPr>
          <w:rFonts w:ascii="Georgia" w:hAnsi="Georgia"/>
          <w:color w:val="000000" w:themeColor="text1"/>
          <w:sz w:val="22"/>
          <w:szCs w:val="27"/>
        </w:rPr>
        <w:t xml:space="preserve"> e -&gt; a</w:t>
      </w:r>
    </w:p>
    <w:p w:rsidR="00835BDC" w:rsidRPr="002D3934" w:rsidRDefault="00835BDC" w:rsidP="00835BDC">
      <w:pPr>
        <w:widowControl/>
        <w:numPr>
          <w:ilvl w:val="0"/>
          <w:numId w:val="16"/>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所以</w:t>
      </w:r>
      <w:r w:rsidRPr="002D3934">
        <w:rPr>
          <w:rFonts w:ascii="Georgia" w:hAnsi="Georgia"/>
          <w:color w:val="000000" w:themeColor="text1"/>
          <w:sz w:val="22"/>
          <w:szCs w:val="27"/>
        </w:rPr>
        <w:t xml:space="preserve"> (g e) </w:t>
      </w:r>
      <w:r w:rsidRPr="002D3934">
        <w:rPr>
          <w:rFonts w:ascii="Georgia" w:hAnsi="Georgia"/>
          <w:color w:val="000000" w:themeColor="text1"/>
          <w:sz w:val="22"/>
          <w:szCs w:val="27"/>
        </w:rPr>
        <w:t>返回</w:t>
      </w:r>
      <w:r w:rsidRPr="002D3934">
        <w:rPr>
          <w:rFonts w:ascii="Georgia" w:hAnsi="Georgia"/>
          <w:color w:val="000000" w:themeColor="text1"/>
          <w:sz w:val="22"/>
          <w:szCs w:val="27"/>
        </w:rPr>
        <w:t xml:space="preserve"> a</w:t>
      </w:r>
    </w:p>
    <w:p w:rsidR="00835BDC" w:rsidRPr="002D3934" w:rsidRDefault="00835BDC" w:rsidP="00835BDC">
      <w:pPr>
        <w:widowControl/>
        <w:numPr>
          <w:ilvl w:val="0"/>
          <w:numId w:val="16"/>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f (g e) </w:t>
      </w:r>
      <w:r w:rsidRPr="002D3934">
        <w:rPr>
          <w:rFonts w:ascii="Georgia" w:hAnsi="Georgia"/>
          <w:color w:val="000000" w:themeColor="text1"/>
          <w:sz w:val="22"/>
          <w:szCs w:val="27"/>
        </w:rPr>
        <w:t>就是</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Reader e a</w:t>
      </w:r>
    </w:p>
    <w:p w:rsidR="00835BDC" w:rsidRPr="002D3934" w:rsidRDefault="00835BDC" w:rsidP="00835BDC">
      <w:pPr>
        <w:widowControl/>
        <w:numPr>
          <w:ilvl w:val="0"/>
          <w:numId w:val="16"/>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再</w:t>
      </w:r>
      <w:r w:rsidRPr="002D3934">
        <w:rPr>
          <w:rFonts w:ascii="Georgia" w:hAnsi="Georgia"/>
          <w:color w:val="000000" w:themeColor="text1"/>
          <w:sz w:val="22"/>
          <w:szCs w:val="27"/>
        </w:rPr>
        <w:t xml:space="preserve"> run </w:t>
      </w:r>
      <w:r w:rsidRPr="002D3934">
        <w:rPr>
          <w:rFonts w:ascii="Georgia" w:hAnsi="Georgia"/>
          <w:color w:val="000000" w:themeColor="text1"/>
          <w:sz w:val="22"/>
          <w:szCs w:val="27"/>
        </w:rPr>
        <w:t>一把最后得到</w:t>
      </w:r>
      <w:r w:rsidRPr="002D3934">
        <w:rPr>
          <w:rFonts w:ascii="Georgia" w:hAnsi="Georgia"/>
          <w:color w:val="000000" w:themeColor="text1"/>
          <w:sz w:val="22"/>
          <w:szCs w:val="27"/>
        </w:rPr>
        <w:t xml:space="preserve"> 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1828800" cy="1543685"/>
            <wp:effectExtent l="0" t="0" r="0" b="0"/>
            <wp:docPr id="23" name="图片 2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1543685"/>
                    </a:xfrm>
                    <a:prstGeom prst="rect">
                      <a:avLst/>
                    </a:prstGeom>
                    <a:noFill/>
                    <a:ln>
                      <a:noFill/>
                    </a:ln>
                  </pic:spPr>
                </pic:pic>
              </a:graphicData>
            </a:graphic>
          </wp:inline>
        </w:drawing>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5:</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 xml:space="preserve">f </w:t>
      </w:r>
      <w:r w:rsidRPr="002D3934">
        <w:rPr>
          <w:rFonts w:ascii="Georgia" w:hAnsi="Georgia"/>
          <w:color w:val="000000" w:themeColor="text1"/>
          <w:sz w:val="22"/>
          <w:szCs w:val="27"/>
        </w:rPr>
        <w:t>函数，接收</w:t>
      </w:r>
      <w:r w:rsidRPr="002D3934">
        <w:rPr>
          <w:rFonts w:ascii="Georgia" w:hAnsi="Georgia"/>
          <w:color w:val="000000" w:themeColor="text1"/>
          <w:sz w:val="22"/>
          <w:szCs w:val="27"/>
        </w:rPr>
        <w:t xml:space="preserve"> a </w:t>
      </w:r>
      <w:r w:rsidRPr="002D3934">
        <w:rPr>
          <w:rFonts w:ascii="Georgia" w:hAnsi="Georgia"/>
          <w:color w:val="000000" w:themeColor="text1"/>
          <w:sz w:val="22"/>
          <w:szCs w:val="27"/>
        </w:rPr>
        <w:t>返回一个</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从</w:t>
      </w:r>
      <w:r w:rsidRPr="002D3934">
        <w:rPr>
          <w:rFonts w:ascii="Georgia" w:hAnsi="Georgia"/>
          <w:color w:val="000000" w:themeColor="text1"/>
          <w:sz w:val="22"/>
          <w:szCs w:val="27"/>
        </w:rPr>
        <w:t xml:space="preserve"> e </w:t>
      </w:r>
      <w:r w:rsidRPr="002D3934">
        <w:rPr>
          <w:rFonts w:ascii="Georgia" w:hAnsi="Georgia"/>
          <w:color w:val="000000" w:themeColor="text1"/>
          <w:sz w:val="22"/>
          <w:szCs w:val="27"/>
        </w:rPr>
        <w:t>到</w:t>
      </w:r>
      <w:r w:rsidRPr="002D3934">
        <w:rPr>
          <w:rFonts w:ascii="Georgia" w:hAnsi="Georgia"/>
          <w:color w:val="000000" w:themeColor="text1"/>
          <w:sz w:val="22"/>
          <w:szCs w:val="27"/>
        </w:rPr>
        <w:t xml:space="preserve"> a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Reader</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让我们来看看如何使用</w:t>
      </w:r>
      <w:r w:rsidRPr="002D3934">
        <w:rPr>
          <w:rFonts w:ascii="Georgia" w:hAnsi="Georgia"/>
          <w:color w:val="000000" w:themeColor="text1"/>
          <w:sz w:val="22"/>
          <w:szCs w:val="27"/>
        </w:rPr>
        <w:t xml:space="preserve"> Reader</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import </w:t>
      </w:r>
      <w:proofErr w:type="spellStart"/>
      <w:proofErr w:type="gramStart"/>
      <w:r w:rsidRPr="002D3934">
        <w:rPr>
          <w:rFonts w:ascii="Consolas" w:hAnsi="Consolas" w:cs="Consolas"/>
          <w:color w:val="000000" w:themeColor="text1"/>
          <w:sz w:val="21"/>
        </w:rPr>
        <w:t>Control.Monad.Reader</w:t>
      </w:r>
      <w:proofErr w:type="spellEnd"/>
      <w:proofErr w:type="gramEnd"/>
    </w:p>
    <w:p w:rsidR="00835BDC" w:rsidRPr="002D3934" w:rsidRDefault="00835BDC" w:rsidP="00835BDC">
      <w:pPr>
        <w:pStyle w:val="HTML0"/>
        <w:shd w:val="clear" w:color="auto" w:fill="FAFAFA"/>
        <w:spacing w:after="211"/>
        <w:rPr>
          <w:rFonts w:ascii="Consolas" w:hAnsi="Consolas" w:cs="Consolas"/>
          <w:color w:val="000000" w:themeColor="text1"/>
          <w:sz w:val="21"/>
        </w:rPr>
      </w:pP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data Environment = </w:t>
      </w:r>
      <w:proofErr w:type="spellStart"/>
      <w:r w:rsidRPr="002D3934">
        <w:rPr>
          <w:rFonts w:ascii="Consolas" w:hAnsi="Consolas" w:cs="Consolas"/>
          <w:color w:val="000000" w:themeColor="text1"/>
          <w:sz w:val="21"/>
        </w:rPr>
        <w:t>Env</w:t>
      </w:r>
      <w:proofErr w:type="spellEnd"/>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gramStart"/>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fistName</w:t>
      </w:r>
      <w:proofErr w:type="spellEnd"/>
      <w:proofErr w:type="gramEnd"/>
      <w:r w:rsidRPr="002D3934">
        <w:rPr>
          <w:rFonts w:ascii="Consolas" w:hAnsi="Consolas" w:cs="Consolas"/>
          <w:color w:val="000000" w:themeColor="text1"/>
          <w:sz w:val="21"/>
        </w:rPr>
        <w:t xml:space="preserve"> :: String</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 </w:t>
      </w:r>
      <w:proofErr w:type="spellStart"/>
      <w:proofErr w:type="gramStart"/>
      <w:r w:rsidRPr="002D3934">
        <w:rPr>
          <w:rFonts w:ascii="Consolas" w:hAnsi="Consolas" w:cs="Consolas"/>
          <w:color w:val="000000" w:themeColor="text1"/>
          <w:sz w:val="21"/>
        </w:rPr>
        <w:t>lastName</w:t>
      </w:r>
      <w:proofErr w:type="spellEnd"/>
      <w:r w:rsidRPr="002D3934">
        <w:rPr>
          <w:rFonts w:ascii="Consolas" w:hAnsi="Consolas" w:cs="Consolas"/>
          <w:color w:val="000000" w:themeColor="text1"/>
          <w:sz w:val="21"/>
        </w:rPr>
        <w:t xml:space="preserve"> :</w:t>
      </w:r>
      <w:proofErr w:type="gramEnd"/>
      <w:r w:rsidRPr="002D3934">
        <w:rPr>
          <w:rFonts w:ascii="Consolas" w:hAnsi="Consolas" w:cs="Consolas"/>
          <w:color w:val="000000" w:themeColor="text1"/>
          <w:sz w:val="21"/>
        </w:rPr>
        <w:t>: String</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 deriving (Show)</w:t>
      </w:r>
    </w:p>
    <w:p w:rsidR="00835BDC" w:rsidRPr="002D3934" w:rsidRDefault="00835BDC" w:rsidP="00835BDC">
      <w:pPr>
        <w:pStyle w:val="HTML0"/>
        <w:shd w:val="clear" w:color="auto" w:fill="FAFAFA"/>
        <w:spacing w:after="211"/>
        <w:rPr>
          <w:rFonts w:ascii="Consolas" w:hAnsi="Consolas" w:cs="Consolas"/>
          <w:color w:val="000000" w:themeColor="text1"/>
          <w:sz w:val="21"/>
        </w:rPr>
      </w:pP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proofErr w:type="gramStart"/>
      <w:r w:rsidRPr="002D3934">
        <w:rPr>
          <w:rFonts w:ascii="Consolas" w:hAnsi="Consolas" w:cs="Consolas"/>
          <w:color w:val="000000" w:themeColor="text1"/>
          <w:sz w:val="21"/>
        </w:rPr>
        <w:t>helloworld</w:t>
      </w:r>
      <w:proofErr w:type="spellEnd"/>
      <w:r w:rsidRPr="002D3934">
        <w:rPr>
          <w:rFonts w:ascii="Consolas" w:hAnsi="Consolas" w:cs="Consolas"/>
          <w:color w:val="000000" w:themeColor="text1"/>
          <w:sz w:val="21"/>
        </w:rPr>
        <w:t xml:space="preserve"> :</w:t>
      </w:r>
      <w:proofErr w:type="gramEnd"/>
      <w:r w:rsidRPr="002D3934">
        <w:rPr>
          <w:rFonts w:ascii="Consolas" w:hAnsi="Consolas" w:cs="Consolas"/>
          <w:color w:val="000000" w:themeColor="text1"/>
          <w:sz w:val="21"/>
        </w:rPr>
        <w:t>: Reader Environment String</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helloworld</w:t>
      </w:r>
      <w:proofErr w:type="spellEnd"/>
      <w:r w:rsidRPr="002D3934">
        <w:rPr>
          <w:rFonts w:ascii="Consolas" w:hAnsi="Consolas" w:cs="Consolas"/>
          <w:color w:val="000000" w:themeColor="text1"/>
          <w:sz w:val="21"/>
        </w:rPr>
        <w:t xml:space="preserve"> = do</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f &lt;- asks </w:t>
      </w:r>
      <w:proofErr w:type="spellStart"/>
      <w:r w:rsidRPr="002D3934">
        <w:rPr>
          <w:rFonts w:ascii="Consolas" w:hAnsi="Consolas" w:cs="Consolas"/>
          <w:color w:val="000000" w:themeColor="text1"/>
          <w:sz w:val="21"/>
        </w:rPr>
        <w:t>firstName</w:t>
      </w:r>
      <w:proofErr w:type="spellEnd"/>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l &lt;- asks </w:t>
      </w:r>
      <w:proofErr w:type="spellStart"/>
      <w:r w:rsidRPr="002D3934">
        <w:rPr>
          <w:rFonts w:ascii="Consolas" w:hAnsi="Consolas" w:cs="Consolas"/>
          <w:color w:val="000000" w:themeColor="text1"/>
          <w:sz w:val="21"/>
        </w:rPr>
        <w:t>lastName</w:t>
      </w:r>
      <w:proofErr w:type="spellEnd"/>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return "Hello " ++ f ++ l</w:t>
      </w:r>
    </w:p>
    <w:p w:rsidR="00835BDC" w:rsidRPr="002D3934" w:rsidRDefault="00835BDC" w:rsidP="00835BDC">
      <w:pPr>
        <w:pStyle w:val="HTML0"/>
        <w:shd w:val="clear" w:color="auto" w:fill="FAFAFA"/>
        <w:spacing w:after="211"/>
        <w:rPr>
          <w:rFonts w:ascii="Consolas" w:hAnsi="Consolas" w:cs="Consolas"/>
          <w:color w:val="000000" w:themeColor="text1"/>
          <w:sz w:val="21"/>
        </w:rPr>
      </w:pP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proofErr w:type="gramStart"/>
      <w:r w:rsidRPr="002D3934">
        <w:rPr>
          <w:rFonts w:ascii="Consolas" w:hAnsi="Consolas" w:cs="Consolas"/>
          <w:color w:val="000000" w:themeColor="text1"/>
          <w:sz w:val="21"/>
        </w:rPr>
        <w:t>runHelloworld</w:t>
      </w:r>
      <w:proofErr w:type="spellEnd"/>
      <w:r w:rsidRPr="002D3934">
        <w:rPr>
          <w:rFonts w:ascii="Consolas" w:hAnsi="Consolas" w:cs="Consolas"/>
          <w:color w:val="000000" w:themeColor="text1"/>
          <w:sz w:val="21"/>
        </w:rPr>
        <w:t xml:space="preserve"> :</w:t>
      </w:r>
      <w:proofErr w:type="gramEnd"/>
      <w:r w:rsidRPr="002D3934">
        <w:rPr>
          <w:rFonts w:ascii="Consolas" w:hAnsi="Consolas" w:cs="Consolas"/>
          <w:color w:val="000000" w:themeColor="text1"/>
          <w:sz w:val="21"/>
        </w:rPr>
        <w:t>: String</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runHelloworld</w:t>
      </w:r>
      <w:proofErr w:type="spellEnd"/>
      <w:r w:rsidRPr="002D3934">
        <w:rPr>
          <w:rFonts w:ascii="Consolas" w:hAnsi="Consolas" w:cs="Consolas"/>
          <w:color w:val="000000" w:themeColor="text1"/>
          <w:sz w:val="21"/>
        </w:rPr>
        <w:t xml:space="preserve"> = </w:t>
      </w:r>
      <w:proofErr w:type="spellStart"/>
      <w:r w:rsidRPr="002D3934">
        <w:rPr>
          <w:rFonts w:ascii="Consolas" w:hAnsi="Consolas" w:cs="Consolas"/>
          <w:color w:val="000000" w:themeColor="text1"/>
          <w:sz w:val="21"/>
        </w:rPr>
        <w:t>runReader</w:t>
      </w:r>
      <w:proofErr w:type="spell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helloworld</w:t>
      </w:r>
      <w:proofErr w:type="spellEnd"/>
      <w:r w:rsidRPr="002D3934">
        <w:rPr>
          <w:rFonts w:ascii="Consolas" w:hAnsi="Consolas" w:cs="Consolas"/>
          <w:color w:val="000000" w:themeColor="text1"/>
          <w:sz w:val="21"/>
        </w:rPr>
        <w:t xml:space="preserve"> $ </w:t>
      </w:r>
      <w:proofErr w:type="spellStart"/>
      <w:r w:rsidRPr="002D3934">
        <w:rPr>
          <w:rFonts w:ascii="Consolas" w:hAnsi="Consolas" w:cs="Consolas"/>
          <w:color w:val="000000" w:themeColor="text1"/>
          <w:sz w:val="21"/>
        </w:rPr>
        <w:t>Env</w:t>
      </w:r>
      <w:proofErr w:type="spell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Jichao</w:t>
      </w:r>
      <w:proofErr w:type="spellEnd"/>
      <w:r w:rsidRPr="002D3934">
        <w:rPr>
          <w:rFonts w:ascii="Consolas" w:hAnsi="Consolas" w:cs="Consolas"/>
          <w:color w:val="000000" w:themeColor="text1"/>
          <w:sz w:val="21"/>
        </w:rPr>
        <w:t>" "Ouyang"</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这段代码很简单，</w:t>
      </w:r>
      <w:proofErr w:type="spellStart"/>
      <w:r w:rsidRPr="002D3934">
        <w:rPr>
          <w:rFonts w:ascii="Georgia" w:hAnsi="Georgia"/>
          <w:color w:val="000000" w:themeColor="text1"/>
          <w:sz w:val="22"/>
          <w:szCs w:val="27"/>
        </w:rPr>
        <w:t>helloworld</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负责打招呼，也就是在名字前面加个</w:t>
      </w:r>
      <w:r w:rsidRPr="002D3934">
        <w:rPr>
          <w:rFonts w:ascii="Georgia" w:hAnsi="Georgia"/>
          <w:color w:val="000000" w:themeColor="text1"/>
          <w:sz w:val="22"/>
          <w:szCs w:val="27"/>
        </w:rPr>
        <w:t xml:space="preserve"> "Hello"</w:t>
      </w:r>
      <w:r w:rsidRPr="002D3934">
        <w:rPr>
          <w:rFonts w:ascii="Georgia" w:hAnsi="Georgia"/>
          <w:color w:val="000000" w:themeColor="text1"/>
          <w:sz w:val="22"/>
          <w:szCs w:val="27"/>
        </w:rPr>
        <w:t>，而跟谁打招呼，这个函数并不关心，而单纯的是向</w:t>
      </w:r>
      <w:r w:rsidRPr="002D3934">
        <w:rPr>
          <w:rFonts w:ascii="Georgia" w:hAnsi="Georgia"/>
          <w:color w:val="000000" w:themeColor="text1"/>
          <w:sz w:val="22"/>
          <w:szCs w:val="27"/>
        </w:rPr>
        <w:t xml:space="preserve"> Environment</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ruby>
          <w:rubyPr>
            <w:rubyAlign w:val="distributeSpace"/>
            <w:hps w:val="27"/>
            <w:hpsRaise w:val="24"/>
            <w:hpsBaseText w:val="22"/>
            <w:lid w:val="zh-CN"/>
          </w:rubyPr>
          <w:rt>
            <w:r w:rsidR="00835BDC" w:rsidRPr="002D3934">
              <w:rPr>
                <w:rFonts w:ascii="Georgia" w:hAnsi="Georgia"/>
                <w:color w:val="000000" w:themeColor="text1"/>
                <w:sz w:val="22"/>
                <w:szCs w:val="27"/>
              </w:rPr>
              <w:t>asks</w:t>
            </w:r>
          </w:rt>
          <w:rubyBase>
            <w:r w:rsidR="00835BDC" w:rsidRPr="002D3934">
              <w:rPr>
                <w:rFonts w:ascii="Georgia" w:hAnsi="Georgia"/>
                <w:color w:val="000000" w:themeColor="text1"/>
                <w:sz w:val="22"/>
                <w:szCs w:val="27"/>
              </w:rPr>
              <w:t>问</w:t>
            </w:r>
          </w:rubyBase>
        </w:ruby>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就好。</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1953260" cy="1207135"/>
            <wp:effectExtent l="0" t="0" r="8890" b="0"/>
            <wp:docPr id="22" name="图片 2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3260" cy="1207135"/>
                    </a:xfrm>
                    <a:prstGeom prst="rect">
                      <a:avLst/>
                    </a:prstGeom>
                    <a:noFill/>
                    <a:ln>
                      <a:noFill/>
                    </a:ln>
                  </pic:spPr>
                </pic:pic>
              </a:graphicData>
            </a:graphic>
          </wp:inline>
        </w:drawing>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6:</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 xml:space="preserve">asks </w:t>
      </w:r>
      <w:r w:rsidRPr="002D3934">
        <w:rPr>
          <w:rFonts w:ascii="Georgia" w:hAnsi="Georgia"/>
          <w:color w:val="000000" w:themeColor="text1"/>
          <w:sz w:val="22"/>
          <w:szCs w:val="27"/>
        </w:rPr>
        <w:t>可以将</w:t>
      </w:r>
      <w:r w:rsidRPr="002D3934">
        <w:rPr>
          <w:rFonts w:ascii="Georgia" w:hAnsi="Georgia"/>
          <w:color w:val="000000" w:themeColor="text1"/>
          <w:sz w:val="22"/>
          <w:szCs w:val="27"/>
        </w:rPr>
        <w:t xml:space="preserve"> e -&gt; a </w:t>
      </w:r>
      <w:r w:rsidRPr="002D3934">
        <w:rPr>
          <w:rFonts w:ascii="Georgia" w:hAnsi="Georgia"/>
          <w:color w:val="000000" w:themeColor="text1"/>
          <w:sz w:val="22"/>
          <w:szCs w:val="27"/>
        </w:rPr>
        <w:t>的函数变换成</w:t>
      </w:r>
      <w:r w:rsidRPr="002D3934">
        <w:rPr>
          <w:rFonts w:ascii="Georgia" w:hAnsi="Georgia"/>
          <w:color w:val="000000" w:themeColor="text1"/>
          <w:sz w:val="22"/>
          <w:szCs w:val="27"/>
        </w:rPr>
        <w:t xml:space="preserve"> Reader e 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在运行时，可以提供给</w:t>
      </w:r>
      <w:r w:rsidRPr="002D3934">
        <w:rPr>
          <w:rFonts w:ascii="Georgia" w:hAnsi="Georgia"/>
          <w:color w:val="000000" w:themeColor="text1"/>
          <w:sz w:val="22"/>
          <w:szCs w:val="27"/>
        </w:rPr>
        <w:t xml:space="preserve"> Reader </w:t>
      </w:r>
      <w:r w:rsidRPr="002D3934">
        <w:rPr>
          <w:rFonts w:ascii="Georgia" w:hAnsi="Georgia"/>
          <w:color w:val="000000" w:themeColor="text1"/>
          <w:sz w:val="22"/>
          <w:szCs w:val="27"/>
        </w:rPr>
        <w:t>的输入</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Env</w:t>
      </w:r>
      <w:proofErr w:type="spellEnd"/>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fistname</w:t>
      </w:r>
      <w:proofErr w:type="spellEnd"/>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lastname</w:t>
      </w:r>
      <w:proofErr w:type="spellEnd"/>
      <w:r w:rsidRPr="002D3934">
        <w:rPr>
          <w:rFonts w:ascii="Georgia" w:hAnsi="Georgia"/>
          <w:color w:val="000000" w:themeColor="text1"/>
          <w:sz w:val="22"/>
          <w:szCs w:val="27"/>
        </w:rPr>
        <w:t>。</w:t>
      </w:r>
      <w:r w:rsidRPr="002D3934">
        <w:rPr>
          <w:rStyle w:val="apple-converted-space"/>
          <w:rFonts w:ascii="Georgia" w:hAnsi="Georgia"/>
          <w:color w:val="000000" w:themeColor="text1"/>
          <w:sz w:val="22"/>
          <w:szCs w:val="27"/>
        </w:rPr>
        <w:t> </w:t>
      </w:r>
      <w:r w:rsidRPr="002D3934">
        <w:rPr>
          <w:rFonts w:ascii="Georgia" w:hAnsi="Georgia"/>
          <w:noProof/>
          <w:color w:val="000000" w:themeColor="text1"/>
          <w:sz w:val="22"/>
          <w:szCs w:val="27"/>
        </w:rPr>
        <w:drawing>
          <wp:inline distT="0" distB="0" distL="0" distR="0">
            <wp:extent cx="5611063" cy="1697499"/>
            <wp:effectExtent l="0" t="0" r="8890" b="0"/>
            <wp:docPr id="21" name="图片 2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1360" cy="1709690"/>
                    </a:xfrm>
                    <a:prstGeom prst="rect">
                      <a:avLst/>
                    </a:prstGeom>
                    <a:noFill/>
                    <a:ln>
                      <a:noFill/>
                    </a:ln>
                  </pic:spPr>
                </pic:pic>
              </a:graphicData>
            </a:graphic>
          </wp:inline>
        </w:drawing>
      </w:r>
    </w:p>
    <w:p w:rsidR="00835BDC" w:rsidRPr="002D3934" w:rsidRDefault="00835BDC" w:rsidP="00835BDC">
      <w:pPr>
        <w:pStyle w:val="4"/>
        <w:shd w:val="clear" w:color="auto" w:fill="FFFFFF"/>
        <w:spacing w:before="240" w:after="120"/>
        <w:rPr>
          <w:rFonts w:ascii="Helvetica" w:hAnsi="Helvetica" w:cs="Helvetica"/>
          <w:color w:val="000000" w:themeColor="text1"/>
          <w:sz w:val="21"/>
          <w:szCs w:val="24"/>
        </w:rPr>
      </w:pPr>
      <w:r w:rsidRPr="002D3934">
        <w:rPr>
          <w:rFonts w:ascii="Helvetica" w:hAnsi="Helvetica" w:cs="Helvetica"/>
          <w:color w:val="000000" w:themeColor="text1"/>
          <w:sz w:val="22"/>
        </w:rPr>
        <w:t>do notation</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这可能是你第一次见到</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do</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和</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&lt;-</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如果不是，随意跳过这节。</w:t>
      </w:r>
    </w:p>
    <w:p w:rsidR="00835BDC" w:rsidRPr="002D3934" w:rsidRDefault="00835BDC" w:rsidP="00835BDC">
      <w:pPr>
        <w:widowControl/>
        <w:numPr>
          <w:ilvl w:val="0"/>
          <w:numId w:val="17"/>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do </w:t>
      </w:r>
      <w:r w:rsidRPr="002D3934">
        <w:rPr>
          <w:rFonts w:ascii="Georgia" w:hAnsi="Georgia"/>
          <w:color w:val="000000" w:themeColor="text1"/>
          <w:sz w:val="22"/>
          <w:szCs w:val="27"/>
        </w:rPr>
        <w:t>中所有</w:t>
      </w:r>
      <w:r w:rsidRPr="002D3934">
        <w:rPr>
          <w:rFonts w:ascii="Georgia" w:hAnsi="Georgia"/>
          <w:color w:val="000000" w:themeColor="text1"/>
          <w:sz w:val="22"/>
          <w:szCs w:val="27"/>
        </w:rPr>
        <w:t xml:space="preserve"> &lt;- </w:t>
      </w:r>
      <w:r w:rsidRPr="002D3934">
        <w:rPr>
          <w:rFonts w:ascii="Georgia" w:hAnsi="Georgia"/>
          <w:color w:val="000000" w:themeColor="text1"/>
          <w:sz w:val="22"/>
          <w:szCs w:val="27"/>
        </w:rPr>
        <w:t>的右边都是</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Reader Environment String</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类型</w:t>
      </w:r>
    </w:p>
    <w:p w:rsidR="00835BDC" w:rsidRPr="002D3934" w:rsidRDefault="00835BDC" w:rsidP="00835BDC">
      <w:pPr>
        <w:widowControl/>
        <w:numPr>
          <w:ilvl w:val="0"/>
          <w:numId w:val="17"/>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do </w:t>
      </w:r>
      <w:r w:rsidRPr="002D3934">
        <w:rPr>
          <w:rFonts w:ascii="Georgia" w:hAnsi="Georgia"/>
          <w:color w:val="000000" w:themeColor="text1"/>
          <w:sz w:val="22"/>
          <w:szCs w:val="27"/>
        </w:rPr>
        <w:t>中的</w:t>
      </w:r>
      <w:r w:rsidRPr="002D3934">
        <w:rPr>
          <w:rFonts w:ascii="Georgia" w:hAnsi="Georgia"/>
          <w:color w:val="000000" w:themeColor="text1"/>
          <w:sz w:val="22"/>
          <w:szCs w:val="27"/>
        </w:rPr>
        <w:t xml:space="preserve"> return </w:t>
      </w:r>
      <w:r w:rsidRPr="002D3934">
        <w:rPr>
          <w:rFonts w:ascii="Georgia" w:hAnsi="Georgia"/>
          <w:color w:val="000000" w:themeColor="text1"/>
          <w:sz w:val="22"/>
          <w:szCs w:val="27"/>
        </w:rPr>
        <w:t>返回类型也必须为</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Reader Environment String</w:t>
      </w:r>
    </w:p>
    <w:p w:rsidR="00835BDC" w:rsidRPr="002D3934" w:rsidRDefault="00835BDC" w:rsidP="00835BDC">
      <w:pPr>
        <w:widowControl/>
        <w:numPr>
          <w:ilvl w:val="0"/>
          <w:numId w:val="17"/>
        </w:numPr>
        <w:shd w:val="clear" w:color="auto" w:fill="FFFFFF"/>
        <w:spacing w:before="100" w:beforeAutospacing="1" w:after="100" w:afterAutospacing="1"/>
        <w:jc w:val="left"/>
        <w:rPr>
          <w:rFonts w:ascii="Georgia" w:hAnsi="Georgia"/>
          <w:color w:val="000000" w:themeColor="text1"/>
          <w:sz w:val="22"/>
          <w:szCs w:val="27"/>
        </w:rPr>
      </w:pPr>
      <w:r w:rsidRPr="002D3934">
        <w:rPr>
          <w:rStyle w:val="HTML"/>
          <w:rFonts w:ascii="Consolas" w:hAnsi="Consolas" w:cs="Consolas"/>
          <w:color w:val="000000" w:themeColor="text1"/>
          <w:sz w:val="21"/>
          <w:shd w:val="clear" w:color="auto" w:fill="EEEEEE"/>
        </w:rPr>
        <w:t xml:space="preserve">asks </w:t>
      </w:r>
      <w:proofErr w:type="spellStart"/>
      <w:r w:rsidRPr="002D3934">
        <w:rPr>
          <w:rStyle w:val="HTML"/>
          <w:rFonts w:ascii="Consolas" w:hAnsi="Consolas" w:cs="Consolas"/>
          <w:color w:val="000000" w:themeColor="text1"/>
          <w:sz w:val="21"/>
          <w:shd w:val="clear" w:color="auto" w:fill="EEEEEE"/>
        </w:rPr>
        <w:t>firstName</w:t>
      </w:r>
      <w:proofErr w:type="spellEnd"/>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返回的是</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Reader Environment String</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类型，</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&lt;-</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可以理解成吧</w:t>
      </w:r>
      <w:r w:rsidRPr="002D3934">
        <w:rPr>
          <w:rFonts w:ascii="Georgia" w:hAnsi="Georgia"/>
          <w:color w:val="000000" w:themeColor="text1"/>
          <w:sz w:val="22"/>
          <w:szCs w:val="27"/>
        </w:rPr>
        <w:t xml:space="preserve"> monad</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Reader Environment</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的内容放到左边的</w:t>
      </w:r>
      <w:r w:rsidRPr="002D3934">
        <w:rPr>
          <w:rFonts w:ascii="Georgia" w:hAnsi="Georgia"/>
          <w:color w:val="000000" w:themeColor="text1"/>
          <w:sz w:val="22"/>
          <w:szCs w:val="27"/>
        </w:rPr>
        <w:t xml:space="preserve"> f, </w:t>
      </w:r>
      <w:r w:rsidRPr="002D3934">
        <w:rPr>
          <w:rFonts w:ascii="Georgia" w:hAnsi="Georgia"/>
          <w:color w:val="000000" w:themeColor="text1"/>
          <w:sz w:val="22"/>
          <w:szCs w:val="27"/>
        </w:rPr>
        <w:t>所以</w:t>
      </w:r>
      <w:r w:rsidRPr="002D3934">
        <w:rPr>
          <w:rFonts w:ascii="Georgia" w:hAnsi="Georgia"/>
          <w:color w:val="000000" w:themeColor="text1"/>
          <w:sz w:val="22"/>
          <w:szCs w:val="27"/>
        </w:rPr>
        <w:t xml:space="preserve"> f </w:t>
      </w:r>
      <w:r w:rsidRPr="002D3934">
        <w:rPr>
          <w:rFonts w:ascii="Georgia" w:hAnsi="Georgia"/>
          <w:color w:val="000000" w:themeColor="text1"/>
          <w:sz w:val="22"/>
          <w:szCs w:val="27"/>
        </w:rPr>
        <w:t>的类型是</w:t>
      </w:r>
      <w:r w:rsidRPr="002D3934">
        <w:rPr>
          <w:rFonts w:ascii="Georgia" w:hAnsi="Georgia"/>
          <w:color w:val="000000" w:themeColor="text1"/>
          <w:sz w:val="22"/>
          <w:szCs w:val="27"/>
        </w:rPr>
        <w:t xml:space="preserve"> String</w:t>
      </w:r>
      <w:r w:rsidRPr="002D3934">
        <w:rPr>
          <w:rFonts w:ascii="Georgia" w:hAnsi="Georgia"/>
          <w:color w:val="000000" w:themeColor="text1"/>
          <w:sz w:val="22"/>
          <w:szCs w:val="27"/>
        </w:rPr>
        <w: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看起来像命令式的语句，其实只是</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&gt;&gt;=</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的语法糖，但是</w:t>
      </w:r>
      <w:proofErr w:type="gramStart"/>
      <w:r w:rsidRPr="002D3934">
        <w:rPr>
          <w:rFonts w:ascii="Georgia" w:hAnsi="Georgia"/>
          <w:color w:val="000000" w:themeColor="text1"/>
          <w:sz w:val="22"/>
          <w:szCs w:val="27"/>
        </w:rPr>
        <w:t>明显用</w:t>
      </w:r>
      <w:proofErr w:type="gramEnd"/>
      <w:r w:rsidRPr="002D3934">
        <w:rPr>
          <w:rFonts w:ascii="Georgia" w:hAnsi="Georgia"/>
          <w:color w:val="000000" w:themeColor="text1"/>
          <w:sz w:val="22"/>
          <w:szCs w:val="27"/>
        </w:rPr>
        <w:t>do</w:t>
      </w:r>
      <w:r w:rsidRPr="002D3934">
        <w:rPr>
          <w:rFonts w:ascii="Georgia" w:hAnsi="Georgia"/>
          <w:color w:val="000000" w:themeColor="text1"/>
          <w:sz w:val="22"/>
          <w:szCs w:val="27"/>
        </w:rPr>
        <w:t>可读性要高很多。</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helloworld</w:t>
      </w:r>
      <w:proofErr w:type="spellEnd"/>
      <w:r w:rsidRPr="002D3934">
        <w:rPr>
          <w:rFonts w:ascii="Consolas" w:hAnsi="Consolas" w:cs="Consolas"/>
          <w:color w:val="000000" w:themeColor="text1"/>
          <w:sz w:val="21"/>
        </w:rPr>
        <w:t xml:space="preserve"> = (asks </w:t>
      </w:r>
      <w:proofErr w:type="spellStart"/>
      <w:r w:rsidRPr="002D3934">
        <w:rPr>
          <w:rFonts w:ascii="Consolas" w:hAnsi="Consolas" w:cs="Consolas"/>
          <w:color w:val="000000" w:themeColor="text1"/>
          <w:sz w:val="21"/>
        </w:rPr>
        <w:t>firstName</w:t>
      </w:r>
      <w:proofErr w:type="spellEnd"/>
      <w:r w:rsidRPr="002D3934">
        <w:rPr>
          <w:rFonts w:ascii="Consolas" w:hAnsi="Consolas" w:cs="Consolas"/>
          <w:color w:val="000000" w:themeColor="text1"/>
          <w:sz w:val="21"/>
        </w:rPr>
        <w:t>) &gt;&gt;=</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\f -&gt; (asks </w:t>
      </w:r>
      <w:proofErr w:type="spellStart"/>
      <w:r w:rsidRPr="002D3934">
        <w:rPr>
          <w:rFonts w:ascii="Consolas" w:hAnsi="Consolas" w:cs="Consolas"/>
          <w:color w:val="000000" w:themeColor="text1"/>
          <w:sz w:val="21"/>
        </w:rPr>
        <w:t>lastName</w:t>
      </w:r>
      <w:proofErr w:type="spellEnd"/>
      <w:r w:rsidRPr="002D3934">
        <w:rPr>
          <w:rFonts w:ascii="Consolas" w:hAnsi="Consolas" w:cs="Consolas"/>
          <w:color w:val="000000" w:themeColor="text1"/>
          <w:sz w:val="21"/>
        </w:rPr>
        <w:t>) &gt;&gt;=</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\l -&gt; return "Hello " ++ f ++ l</w:t>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r w:rsidRPr="002D3934">
        <w:rPr>
          <w:rFonts w:ascii="Helvetica" w:hAnsi="Helvetica" w:cs="Helvetica"/>
          <w:color w:val="000000" w:themeColor="text1"/>
          <w:sz w:val="24"/>
        </w:rPr>
        <w:t>Writer</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除了返回值，计算会需要产生一些额外的数据，比如</w:t>
      </w:r>
      <w:r w:rsidRPr="002D3934">
        <w:rPr>
          <w:rFonts w:ascii="Georgia" w:hAnsi="Georgia"/>
          <w:color w:val="000000" w:themeColor="text1"/>
          <w:sz w:val="22"/>
          <w:szCs w:val="27"/>
        </w:rPr>
        <w:t xml:space="preserve"> log</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此时就需要一个</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Writter</w:t>
      </w:r>
      <w:proofErr w:type="spellEnd"/>
      <w:r w:rsidRPr="002D3934">
        <w:rPr>
          <w:rFonts w:ascii="Georgia" w:hAnsi="Georgia"/>
          <w:color w:val="000000" w:themeColor="text1"/>
          <w:sz w:val="22"/>
          <w:szCs w:val="27"/>
        </w:rPr>
        <w:t>，其返回值会是一个这样</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(result, log)</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tuple</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限制是</w:t>
      </w:r>
      <w:r w:rsidRPr="002D3934">
        <w:rPr>
          <w:rFonts w:ascii="Georgia" w:hAnsi="Georgia"/>
          <w:color w:val="000000" w:themeColor="text1"/>
          <w:sz w:val="22"/>
          <w:szCs w:val="27"/>
        </w:rPr>
        <w:t xml:space="preserve"> log </w:t>
      </w:r>
      <w:r w:rsidRPr="002D3934">
        <w:rPr>
          <w:rFonts w:ascii="Georgia" w:hAnsi="Georgia"/>
          <w:color w:val="000000" w:themeColor="text1"/>
          <w:sz w:val="22"/>
          <w:szCs w:val="27"/>
        </w:rPr>
        <w:t>的类型必须是个</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ruby>
          <w:rubyPr>
            <w:rubyAlign w:val="distributeSpace"/>
            <w:hps w:val="27"/>
            <w:hpsRaise w:val="24"/>
            <w:hpsBaseText w:val="22"/>
            <w:lid w:val="zh-CN"/>
          </w:rubyPr>
          <w:rt>
            <w:r w:rsidR="00835BDC" w:rsidRPr="002D3934">
              <w:rPr>
                <w:rFonts w:ascii="Georgia" w:hAnsi="Georgia"/>
                <w:color w:val="000000" w:themeColor="text1"/>
                <w:sz w:val="22"/>
                <w:szCs w:val="27"/>
              </w:rPr>
              <w:t>monoid</w:t>
            </w:r>
          </w:rt>
          <w:rubyBase>
            <w:r w:rsidR="00835BDC" w:rsidRPr="002D3934">
              <w:rPr>
                <w:rFonts w:ascii="Georgia" w:hAnsi="Georgia"/>
                <w:color w:val="000000" w:themeColor="text1"/>
                <w:sz w:val="22"/>
                <w:szCs w:val="27"/>
              </w:rPr>
              <w:t>含幺半群</w:t>
            </w:r>
          </w:rubyBase>
        </w:ruby>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gramStart"/>
      <w:r w:rsidRPr="002D3934">
        <w:rPr>
          <w:rFonts w:ascii="Consolas" w:hAnsi="Consolas" w:cs="Consolas"/>
          <w:color w:val="000000" w:themeColor="text1"/>
          <w:sz w:val="21"/>
        </w:rPr>
        <w:t>example :</w:t>
      </w:r>
      <w:proofErr w:type="gramEnd"/>
      <w:r w:rsidRPr="002D3934">
        <w:rPr>
          <w:rFonts w:ascii="Consolas" w:hAnsi="Consolas" w:cs="Consolas"/>
          <w:color w:val="000000" w:themeColor="text1"/>
          <w:sz w:val="21"/>
        </w:rPr>
        <w:t xml:space="preserve">: Writer String </w:t>
      </w:r>
      <w:proofErr w:type="spellStart"/>
      <w:r w:rsidRPr="002D3934">
        <w:rPr>
          <w:rFonts w:ascii="Consolas" w:hAnsi="Consolas" w:cs="Consolas"/>
          <w:color w:val="000000" w:themeColor="text1"/>
          <w:sz w:val="21"/>
        </w:rPr>
        <w:t>String</w:t>
      </w:r>
      <w:proofErr w:type="spellEnd"/>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gramStart"/>
      <w:r w:rsidRPr="002D3934">
        <w:rPr>
          <w:rFonts w:ascii="Consolas" w:hAnsi="Consolas" w:cs="Consolas"/>
          <w:color w:val="000000" w:themeColor="text1"/>
          <w:sz w:val="21"/>
        </w:rPr>
        <w:t>example  =</w:t>
      </w:r>
      <w:proofErr w:type="gramEnd"/>
      <w:r w:rsidRPr="002D3934">
        <w:rPr>
          <w:rFonts w:ascii="Consolas" w:hAnsi="Consolas" w:cs="Consolas"/>
          <w:color w:val="000000" w:themeColor="text1"/>
          <w:sz w:val="21"/>
        </w:rPr>
        <w:t xml:space="preserve"> do</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tell "How are you?"</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tell "I'm fine thank you, and you?"</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return "Hehe Da~"</w:t>
      </w:r>
    </w:p>
    <w:p w:rsidR="00835BDC" w:rsidRPr="002D3934" w:rsidRDefault="00835BDC" w:rsidP="00835BDC">
      <w:pPr>
        <w:pStyle w:val="HTML0"/>
        <w:shd w:val="clear" w:color="auto" w:fill="FAFAFA"/>
        <w:spacing w:after="211"/>
        <w:rPr>
          <w:rFonts w:ascii="Consolas" w:hAnsi="Consolas" w:cs="Consolas"/>
          <w:color w:val="000000" w:themeColor="text1"/>
          <w:sz w:val="21"/>
        </w:rPr>
      </w:pP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gramStart"/>
      <w:r w:rsidRPr="002D3934">
        <w:rPr>
          <w:rFonts w:ascii="Consolas" w:hAnsi="Consolas" w:cs="Consolas"/>
          <w:color w:val="000000" w:themeColor="text1"/>
          <w:sz w:val="21"/>
        </w:rPr>
        <w:t>output :</w:t>
      </w:r>
      <w:proofErr w:type="gramEnd"/>
      <w:r w:rsidRPr="002D3934">
        <w:rPr>
          <w:rFonts w:ascii="Consolas" w:hAnsi="Consolas" w:cs="Consolas"/>
          <w:color w:val="000000" w:themeColor="text1"/>
          <w:sz w:val="21"/>
        </w:rPr>
        <w:t>: (String, String)</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output = </w:t>
      </w:r>
      <w:proofErr w:type="spellStart"/>
      <w:r w:rsidRPr="002D3934">
        <w:rPr>
          <w:rFonts w:ascii="Consolas" w:hAnsi="Consolas" w:cs="Consolas"/>
          <w:color w:val="000000" w:themeColor="text1"/>
          <w:sz w:val="21"/>
        </w:rPr>
        <w:t>runWriter</w:t>
      </w:r>
      <w:proofErr w:type="spellEnd"/>
      <w:r w:rsidRPr="002D3934">
        <w:rPr>
          <w:rFonts w:ascii="Consolas" w:hAnsi="Consolas" w:cs="Consolas"/>
          <w:color w:val="000000" w:themeColor="text1"/>
          <w:sz w:val="21"/>
        </w:rPr>
        <w:t xml:space="preserve"> example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i/>
          <w:iCs/>
          <w:color w:val="000000" w:themeColor="text1"/>
          <w:sz w:val="21"/>
        </w:rPr>
        <w:t xml:space="preserve">-- ("Hehe Da~", "How are </w:t>
      </w:r>
      <w:proofErr w:type="spellStart"/>
      <w:proofErr w:type="gramStart"/>
      <w:r w:rsidRPr="002D3934">
        <w:rPr>
          <w:rFonts w:ascii="Consolas" w:hAnsi="Consolas" w:cs="Consolas"/>
          <w:i/>
          <w:iCs/>
          <w:color w:val="000000" w:themeColor="text1"/>
          <w:sz w:val="21"/>
        </w:rPr>
        <w:t>you?I'm</w:t>
      </w:r>
      <w:proofErr w:type="spellEnd"/>
      <w:proofErr w:type="gramEnd"/>
      <w:r w:rsidRPr="002D3934">
        <w:rPr>
          <w:rFonts w:ascii="Consolas" w:hAnsi="Consolas" w:cs="Consolas"/>
          <w:i/>
          <w:iCs/>
          <w:color w:val="000000" w:themeColor="text1"/>
          <w:sz w:val="21"/>
        </w:rPr>
        <w:t xml:space="preserve"> fine thank you, and you?")</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Writer </w:t>
      </w:r>
      <w:r w:rsidRPr="002D3934">
        <w:rPr>
          <w:rFonts w:ascii="Georgia" w:hAnsi="Georgia"/>
          <w:color w:val="000000" w:themeColor="text1"/>
          <w:sz w:val="22"/>
          <w:szCs w:val="27"/>
        </w:rPr>
        <w:t>的定义更简单</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newtype</w:t>
      </w:r>
      <w:proofErr w:type="spellEnd"/>
      <w:r w:rsidRPr="002D3934">
        <w:rPr>
          <w:rFonts w:ascii="Consolas" w:hAnsi="Consolas" w:cs="Consolas"/>
          <w:color w:val="000000" w:themeColor="text1"/>
          <w:sz w:val="21"/>
        </w:rPr>
        <w:t xml:space="preserve"> Writer l a = Writer </w:t>
      </w:r>
      <w:proofErr w:type="gramStart"/>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runWriter</w:t>
      </w:r>
      <w:proofErr w:type="spellEnd"/>
      <w:proofErr w:type="gramEnd"/>
      <w:r w:rsidRPr="002D3934">
        <w:rPr>
          <w:rFonts w:ascii="Consolas" w:hAnsi="Consolas" w:cs="Consolas"/>
          <w:color w:val="000000" w:themeColor="text1"/>
          <w:sz w:val="21"/>
        </w:rPr>
        <w:t xml:space="preserve"> :: (</w:t>
      </w:r>
      <w:proofErr w:type="spellStart"/>
      <w:r w:rsidRPr="002D3934">
        <w:rPr>
          <w:rFonts w:ascii="Consolas" w:hAnsi="Consolas" w:cs="Consolas"/>
          <w:color w:val="000000" w:themeColor="text1"/>
          <w:sz w:val="21"/>
        </w:rPr>
        <w:t>a,l</w:t>
      </w:r>
      <w:proofErr w:type="spellEnd"/>
      <w:r w:rsidRPr="002D3934">
        <w:rPr>
          <w:rFonts w:ascii="Consolas" w:hAnsi="Consolas" w:cs="Consolas"/>
          <w:color w:val="000000" w:themeColor="text1"/>
          <w:sz w:val="21"/>
        </w:rPr>
        <w:t>) }</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里面只是一个</w:t>
      </w:r>
      <w:r w:rsidRPr="002D3934">
        <w:rPr>
          <w:rFonts w:ascii="Georgia" w:hAnsi="Georgia"/>
          <w:color w:val="000000" w:themeColor="text1"/>
          <w:sz w:val="22"/>
          <w:szCs w:val="27"/>
        </w:rPr>
        <w:t xml:space="preserve"> tuple </w:t>
      </w:r>
      <w:r w:rsidRPr="002D3934">
        <w:rPr>
          <w:rFonts w:ascii="Georgia" w:hAnsi="Georgia"/>
          <w:color w:val="000000" w:themeColor="text1"/>
          <w:sz w:val="22"/>
          <w:szCs w:val="27"/>
        </w:rPr>
        <w:t>而已</w:t>
      </w:r>
    </w:p>
    <w:p w:rsidR="00835BDC" w:rsidRPr="002D3934" w:rsidRDefault="00835BDC" w:rsidP="00835BDC">
      <w:pPr>
        <w:widowControl/>
        <w:numPr>
          <w:ilvl w:val="0"/>
          <w:numId w:val="18"/>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w </w:t>
      </w:r>
      <w:r w:rsidRPr="002D3934">
        <w:rPr>
          <w:rFonts w:ascii="Georgia" w:hAnsi="Georgia"/>
          <w:color w:val="000000" w:themeColor="text1"/>
          <w:sz w:val="22"/>
          <w:szCs w:val="27"/>
        </w:rPr>
        <w:t>是</w:t>
      </w:r>
      <w:r w:rsidRPr="002D3934">
        <w:rPr>
          <w:rFonts w:ascii="Georgia" w:hAnsi="Georgia"/>
          <w:color w:val="000000" w:themeColor="text1"/>
          <w:sz w:val="22"/>
          <w:szCs w:val="27"/>
        </w:rPr>
        <w:t xml:space="preserve"> log</w:t>
      </w:r>
    </w:p>
    <w:p w:rsidR="00835BDC" w:rsidRPr="002D3934" w:rsidRDefault="00835BDC" w:rsidP="00835BDC">
      <w:pPr>
        <w:widowControl/>
        <w:numPr>
          <w:ilvl w:val="0"/>
          <w:numId w:val="18"/>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a </w:t>
      </w:r>
      <w:r w:rsidRPr="002D3934">
        <w:rPr>
          <w:rFonts w:ascii="Georgia" w:hAnsi="Georgia"/>
          <w:color w:val="000000" w:themeColor="text1"/>
          <w:sz w:val="22"/>
          <w:szCs w:val="27"/>
        </w:rPr>
        <w:t>是</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返回值</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看看如何实现</w:t>
      </w:r>
      <w:r w:rsidRPr="002D3934">
        <w:rPr>
          <w:rFonts w:ascii="Georgia" w:hAnsi="Georgia"/>
          <w:color w:val="000000" w:themeColor="text1"/>
          <w:sz w:val="22"/>
          <w:szCs w:val="27"/>
        </w:rPr>
        <w:t xml:space="preserve"> Writer monad</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instance (Monoid w) =&gt; Monad (Writer w) where </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return a             = Writer (</w:t>
      </w:r>
      <w:proofErr w:type="spellStart"/>
      <w:proofErr w:type="gramStart"/>
      <w:r w:rsidRPr="002D3934">
        <w:rPr>
          <w:rFonts w:ascii="Consolas" w:hAnsi="Consolas" w:cs="Consolas"/>
          <w:color w:val="000000" w:themeColor="text1"/>
          <w:sz w:val="21"/>
        </w:rPr>
        <w:t>a,mempty</w:t>
      </w:r>
      <w:proofErr w:type="spellEnd"/>
      <w:proofErr w:type="gramEnd"/>
      <w:r w:rsidRPr="002D3934">
        <w:rPr>
          <w:rFonts w:ascii="Consolas" w:hAnsi="Consolas" w:cs="Consolas"/>
          <w:color w:val="000000" w:themeColor="text1"/>
          <w:sz w:val="21"/>
        </w:rPr>
        <w:t xml:space="preserve">) </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(Writer (</w:t>
      </w:r>
      <w:proofErr w:type="spellStart"/>
      <w:proofErr w:type="gramStart"/>
      <w:r w:rsidRPr="002D3934">
        <w:rPr>
          <w:rFonts w:ascii="Consolas" w:hAnsi="Consolas" w:cs="Consolas"/>
          <w:color w:val="000000" w:themeColor="text1"/>
          <w:sz w:val="21"/>
        </w:rPr>
        <w:t>a,l</w:t>
      </w:r>
      <w:proofErr w:type="spellEnd"/>
      <w:proofErr w:type="gramEnd"/>
      <w:r w:rsidRPr="002D3934">
        <w:rPr>
          <w:rFonts w:ascii="Consolas" w:hAnsi="Consolas" w:cs="Consolas"/>
          <w:color w:val="000000" w:themeColor="text1"/>
          <w:sz w:val="21"/>
        </w:rPr>
        <w:t>)) &gt;&gt;= f = let (</w:t>
      </w:r>
      <w:proofErr w:type="spellStart"/>
      <w:r w:rsidRPr="002D3934">
        <w:rPr>
          <w:rFonts w:ascii="Consolas" w:hAnsi="Consolas" w:cs="Consolas"/>
          <w:color w:val="000000" w:themeColor="text1"/>
          <w:sz w:val="21"/>
        </w:rPr>
        <w:t>a',l</w:t>
      </w:r>
      <w:proofErr w:type="spellEnd"/>
      <w:r w:rsidRPr="002D3934">
        <w:rPr>
          <w:rFonts w:ascii="Consolas" w:hAnsi="Consolas" w:cs="Consolas"/>
          <w:color w:val="000000" w:themeColor="text1"/>
          <w:sz w:val="21"/>
        </w:rPr>
        <w:t xml:space="preserve">') = </w:t>
      </w:r>
      <w:proofErr w:type="spellStart"/>
      <w:r w:rsidRPr="002D3934">
        <w:rPr>
          <w:rFonts w:ascii="Consolas" w:hAnsi="Consolas" w:cs="Consolas"/>
          <w:color w:val="000000" w:themeColor="text1"/>
          <w:sz w:val="21"/>
        </w:rPr>
        <w:t>runWriter</w:t>
      </w:r>
      <w:proofErr w:type="spellEnd"/>
      <w:r w:rsidRPr="002D3934">
        <w:rPr>
          <w:rFonts w:ascii="Consolas" w:hAnsi="Consolas" w:cs="Consolas"/>
          <w:color w:val="000000" w:themeColor="text1"/>
          <w:sz w:val="21"/>
        </w:rPr>
        <w:t xml:space="preserve"> $ f a in</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Writer (</w:t>
      </w:r>
      <w:proofErr w:type="spellStart"/>
      <w:r w:rsidRPr="002D3934">
        <w:rPr>
          <w:rFonts w:ascii="Consolas" w:hAnsi="Consolas" w:cs="Consolas"/>
          <w:color w:val="000000" w:themeColor="text1"/>
          <w:sz w:val="21"/>
        </w:rPr>
        <w:t>a</w:t>
      </w:r>
      <w:proofErr w:type="gramStart"/>
      <w:r w:rsidRPr="002D3934">
        <w:rPr>
          <w:rFonts w:ascii="Consolas" w:hAnsi="Consolas" w:cs="Consolas"/>
          <w:color w:val="000000" w:themeColor="text1"/>
          <w:sz w:val="21"/>
        </w:rPr>
        <w:t>',l</w:t>
      </w:r>
      <w:proofErr w:type="spellEnd"/>
      <w:proofErr w:type="gram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mappend</w:t>
      </w:r>
      <w:proofErr w:type="spellEnd"/>
      <w:r w:rsidRPr="002D3934">
        <w:rPr>
          <w:rFonts w:ascii="Consolas" w:hAnsi="Consolas" w:cs="Consolas"/>
          <w:color w:val="000000" w:themeColor="text1"/>
          <w:sz w:val="21"/>
        </w:rPr>
        <w:t>` l')</w:t>
      </w:r>
    </w:p>
    <w:p w:rsidR="00835BDC" w:rsidRPr="002D3934" w:rsidRDefault="00835BDC" w:rsidP="00835BDC">
      <w:pPr>
        <w:widowControl/>
        <w:numPr>
          <w:ilvl w:val="0"/>
          <w:numId w:val="19"/>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return </w:t>
      </w:r>
      <w:r w:rsidRPr="002D3934">
        <w:rPr>
          <w:rFonts w:ascii="Georgia" w:hAnsi="Georgia"/>
          <w:color w:val="000000" w:themeColor="text1"/>
          <w:sz w:val="22"/>
          <w:szCs w:val="27"/>
        </w:rPr>
        <w:t>不会有任何</w:t>
      </w:r>
      <w:r w:rsidRPr="002D3934">
        <w:rPr>
          <w:rFonts w:ascii="Georgia" w:hAnsi="Georgia"/>
          <w:color w:val="000000" w:themeColor="text1"/>
          <w:sz w:val="22"/>
          <w:szCs w:val="27"/>
        </w:rPr>
        <w:t xml:space="preserve"> log</w:t>
      </w:r>
      <w:r w:rsidRPr="002D3934">
        <w:rPr>
          <w:rFonts w:ascii="Georgia" w:hAnsi="Georgia"/>
          <w:color w:val="000000" w:themeColor="text1"/>
          <w:sz w:val="22"/>
          <w:szCs w:val="27"/>
        </w:rPr>
        <w:t>，</w:t>
      </w:r>
      <w:r w:rsidRPr="002D3934">
        <w:rPr>
          <w:rFonts w:ascii="Georgia" w:hAnsi="Georgia"/>
          <w:color w:val="000000" w:themeColor="text1"/>
          <w:sz w:val="22"/>
          <w:szCs w:val="27"/>
        </w:rPr>
        <w:t xml:space="preserve">l </w:t>
      </w:r>
      <w:r w:rsidRPr="002D3934">
        <w:rPr>
          <w:rFonts w:ascii="Georgia" w:hAnsi="Georgia"/>
          <w:color w:val="000000" w:themeColor="text1"/>
          <w:sz w:val="22"/>
          <w:szCs w:val="27"/>
        </w:rPr>
        <w:t>是</w:t>
      </w:r>
      <w:r w:rsidRPr="002D3934">
        <w:rPr>
          <w:rFonts w:ascii="Georgia" w:hAnsi="Georgia"/>
          <w:color w:val="000000" w:themeColor="text1"/>
          <w:sz w:val="22"/>
          <w:szCs w:val="27"/>
        </w:rPr>
        <w:t xml:space="preserve"> monoid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mempty</w:t>
      </w:r>
      <w:proofErr w:type="spellEnd"/>
    </w:p>
    <w:p w:rsidR="00835BDC" w:rsidRPr="002D3934" w:rsidRDefault="00835BDC" w:rsidP="00835BDC">
      <w:pPr>
        <w:widowControl/>
        <w:numPr>
          <w:ilvl w:val="0"/>
          <w:numId w:val="19"/>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 xml:space="preserve">f </w:t>
      </w:r>
      <w:r w:rsidRPr="002D3934">
        <w:rPr>
          <w:rFonts w:ascii="Georgia" w:hAnsi="Georgia"/>
          <w:color w:val="000000" w:themeColor="text1"/>
          <w:sz w:val="22"/>
          <w:szCs w:val="27"/>
        </w:rPr>
        <w:t>的类型为</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 -&gt; Writer l a</w:t>
      </w:r>
    </w:p>
    <w:p w:rsidR="00835BDC" w:rsidRPr="002D3934" w:rsidRDefault="00835BDC" w:rsidP="00835BDC">
      <w:pPr>
        <w:widowControl/>
        <w:numPr>
          <w:ilvl w:val="0"/>
          <w:numId w:val="19"/>
        </w:numPr>
        <w:shd w:val="clear" w:color="auto" w:fill="FFFFFF"/>
        <w:spacing w:before="100" w:beforeAutospacing="1" w:after="100" w:afterAutospacing="1"/>
        <w:jc w:val="left"/>
        <w:rPr>
          <w:rFonts w:ascii="Georgia" w:hAnsi="Georgia"/>
          <w:color w:val="000000" w:themeColor="text1"/>
          <w:sz w:val="22"/>
          <w:szCs w:val="27"/>
        </w:rPr>
      </w:pPr>
      <w:proofErr w:type="spellStart"/>
      <w:r w:rsidRPr="002D3934">
        <w:rPr>
          <w:rStyle w:val="HTML"/>
          <w:rFonts w:ascii="Consolas" w:hAnsi="Consolas" w:cs="Consolas"/>
          <w:color w:val="000000" w:themeColor="text1"/>
          <w:sz w:val="21"/>
          <w:shd w:val="clear" w:color="auto" w:fill="EEEEEE"/>
        </w:rPr>
        <w:t>runWriter</w:t>
      </w:r>
      <w:proofErr w:type="spellEnd"/>
      <w:r w:rsidRPr="002D3934">
        <w:rPr>
          <w:rStyle w:val="HTML"/>
          <w:rFonts w:ascii="Consolas" w:hAnsi="Consolas" w:cs="Consolas"/>
          <w:color w:val="000000" w:themeColor="text1"/>
          <w:sz w:val="21"/>
          <w:shd w:val="clear" w:color="auto" w:fill="EEEEEE"/>
        </w:rPr>
        <w:t xml:space="preserve"> $ f a</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返回</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(a, l)</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4301490" cy="1192530"/>
            <wp:effectExtent l="0" t="0" r="3810" b="7620"/>
            <wp:docPr id="20" name="图片 2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1490" cy="1192530"/>
                    </a:xfrm>
                    <a:prstGeom prst="rect">
                      <a:avLst/>
                    </a:prstGeom>
                    <a:noFill/>
                    <a:ln>
                      <a:noFill/>
                    </a:ln>
                  </pic:spPr>
                </pic:pic>
              </a:graphicData>
            </a:graphic>
          </wp:inline>
        </w:drawing>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所以在</w:t>
      </w:r>
      <w:r w:rsidRPr="002D3934">
        <w:rPr>
          <w:rFonts w:ascii="Georgia" w:hAnsi="Georgia"/>
          <w:color w:val="000000" w:themeColor="text1"/>
          <w:sz w:val="22"/>
          <w:szCs w:val="27"/>
        </w:rPr>
        <w:t xml:space="preserve"> &gt;&gt;= </w:t>
      </w:r>
      <w:r w:rsidRPr="002D3934">
        <w:rPr>
          <w:rFonts w:ascii="Georgia" w:hAnsi="Georgia"/>
          <w:color w:val="000000" w:themeColor="text1"/>
          <w:sz w:val="22"/>
          <w:szCs w:val="27"/>
        </w:rPr>
        <w:t>时，我们先把</w:t>
      </w:r>
      <w:r w:rsidRPr="002D3934">
        <w:rPr>
          <w:rFonts w:ascii="Georgia" w:hAnsi="Georgia"/>
          <w:color w:val="000000" w:themeColor="text1"/>
          <w:sz w:val="22"/>
          <w:szCs w:val="27"/>
        </w:rPr>
        <w:t xml:space="preserve"> f a </w:t>
      </w:r>
      <w:r w:rsidRPr="002D3934">
        <w:rPr>
          <w:rFonts w:ascii="Georgia" w:hAnsi="Georgia"/>
          <w:color w:val="000000" w:themeColor="text1"/>
          <w:sz w:val="22"/>
          <w:szCs w:val="27"/>
        </w:rPr>
        <w:t>返回的</w:t>
      </w:r>
      <w:r w:rsidRPr="002D3934">
        <w:rPr>
          <w:rFonts w:ascii="Georgia" w:hAnsi="Georgia"/>
          <w:color w:val="000000" w:themeColor="text1"/>
          <w:sz w:val="22"/>
          <w:szCs w:val="27"/>
        </w:rPr>
        <w:t xml:space="preserve"> Writer run</w:t>
      </w:r>
      <w:r w:rsidRPr="002D3934">
        <w:rPr>
          <w:rFonts w:ascii="Georgia" w:hAnsi="Georgia"/>
          <w:color w:val="000000" w:themeColor="text1"/>
          <w:sz w:val="22"/>
          <w:szCs w:val="27"/>
        </w:rPr>
        <w:t>了，然后把两次</w:t>
      </w:r>
      <w:r w:rsidRPr="002D3934">
        <w:rPr>
          <w:rFonts w:ascii="Georgia" w:hAnsi="Georgia"/>
          <w:color w:val="000000" w:themeColor="text1"/>
          <w:sz w:val="22"/>
          <w:szCs w:val="27"/>
        </w:rPr>
        <w:t xml:space="preserve"> log</w:t>
      </w:r>
      <w:r w:rsidRPr="002D3934">
        <w:rPr>
          <w:rStyle w:val="apple-converted-space"/>
          <w:rFonts w:ascii="Georgia" w:hAnsi="Georgia"/>
          <w:color w:val="000000" w:themeColor="text1"/>
          <w:sz w:val="22"/>
          <w:szCs w:val="27"/>
        </w:rPr>
        <w:t> </w:t>
      </w:r>
      <w:proofErr w:type="spellStart"/>
      <w:r w:rsidRPr="002D3934">
        <w:rPr>
          <w:rStyle w:val="HTML"/>
          <w:rFonts w:ascii="Consolas" w:hAnsi="Consolas" w:cs="Consolas"/>
          <w:color w:val="000000" w:themeColor="text1"/>
          <w:sz w:val="21"/>
          <w:shd w:val="clear" w:color="auto" w:fill="EEEEEE"/>
        </w:rPr>
        <w:t>mappend</w:t>
      </w:r>
      <w:proofErr w:type="spellEnd"/>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起来。</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4257675" cy="1799590"/>
            <wp:effectExtent l="0" t="0" r="9525" b="0"/>
            <wp:docPr id="19" name="图片 1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7675" cy="1799590"/>
                    </a:xfrm>
                    <a:prstGeom prst="rect">
                      <a:avLst/>
                    </a:prstGeom>
                    <a:noFill/>
                    <a:ln>
                      <a:noFill/>
                    </a:ln>
                  </pic:spPr>
                </pic:pic>
              </a:graphicData>
            </a:graphic>
          </wp:inline>
        </w:drawing>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r w:rsidRPr="002D3934">
        <w:rPr>
          <w:rFonts w:ascii="Helvetica" w:hAnsi="Helvetica" w:cs="Helvetica"/>
          <w:color w:val="000000" w:themeColor="text1"/>
          <w:sz w:val="24"/>
        </w:rPr>
        <w:t>State</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proofErr w:type="gramStart"/>
      <w:r w:rsidRPr="002D3934">
        <w:rPr>
          <w:rFonts w:ascii="Georgia" w:hAnsi="Georgia"/>
          <w:color w:val="000000" w:themeColor="text1"/>
          <w:sz w:val="22"/>
          <w:szCs w:val="27"/>
        </w:rPr>
        <w:t>跟名字</w:t>
      </w:r>
      <w:proofErr w:type="gramEnd"/>
      <w:r w:rsidRPr="002D3934">
        <w:rPr>
          <w:rFonts w:ascii="Georgia" w:hAnsi="Georgia"/>
          <w:color w:val="000000" w:themeColor="text1"/>
          <w:sz w:val="22"/>
          <w:szCs w:val="27"/>
        </w:rPr>
        <w:t>就看得出来</w:t>
      </w:r>
      <w:r w:rsidRPr="002D3934">
        <w:rPr>
          <w:rFonts w:ascii="Georgia" w:hAnsi="Georgia"/>
          <w:color w:val="000000" w:themeColor="text1"/>
          <w:sz w:val="22"/>
          <w:szCs w:val="27"/>
        </w:rPr>
        <w:t xml:space="preserve"> State monad </w:t>
      </w:r>
      <w:r w:rsidRPr="002D3934">
        <w:rPr>
          <w:rFonts w:ascii="Georgia" w:hAnsi="Georgia"/>
          <w:color w:val="000000" w:themeColor="text1"/>
          <w:sz w:val="22"/>
          <w:szCs w:val="27"/>
        </w:rPr>
        <w:t>是为了处理状态。虽然函数式编程不应该有状态，不然会引用透明性。但是，</w:t>
      </w:r>
      <w:r w:rsidRPr="002D3934">
        <w:rPr>
          <w:rFonts w:ascii="Georgia" w:hAnsi="Georgia"/>
          <w:color w:val="000000" w:themeColor="text1"/>
          <w:sz w:val="22"/>
          <w:szCs w:val="27"/>
        </w:rPr>
        <w:t>state monad</w:t>
      </w:r>
      <w:r w:rsidRPr="002D3934">
        <w:rPr>
          <w:rFonts w:ascii="Georgia" w:hAnsi="Georgia"/>
          <w:color w:val="000000" w:themeColor="text1"/>
          <w:sz w:val="22"/>
          <w:szCs w:val="27"/>
        </w:rPr>
        <w:t>并不是在计算过程中修改状态，而是通过描述这种变化，然后需要时在运行返回最终结果。这一点跟</w:t>
      </w:r>
      <w:r w:rsidRPr="002D3934">
        <w:rPr>
          <w:rFonts w:ascii="Georgia" w:hAnsi="Georgia"/>
          <w:color w:val="000000" w:themeColor="text1"/>
          <w:sz w:val="22"/>
          <w:szCs w:val="27"/>
        </w:rPr>
        <w:t xml:space="preserve"> Reader </w:t>
      </w:r>
      <w:r w:rsidRPr="002D3934">
        <w:rPr>
          <w:rFonts w:ascii="Georgia" w:hAnsi="Georgia"/>
          <w:color w:val="000000" w:themeColor="text1"/>
          <w:sz w:val="22"/>
          <w:szCs w:val="27"/>
        </w:rPr>
        <w:t>和</w:t>
      </w:r>
      <w:r w:rsidRPr="002D3934">
        <w:rPr>
          <w:rFonts w:ascii="Georgia" w:hAnsi="Georgia"/>
          <w:color w:val="000000" w:themeColor="text1"/>
          <w:sz w:val="22"/>
          <w:szCs w:val="27"/>
        </w:rPr>
        <w:t xml:space="preserve"> Writer </w:t>
      </w:r>
      <w:r w:rsidRPr="002D3934">
        <w:rPr>
          <w:rFonts w:ascii="Georgia" w:hAnsi="Georgia"/>
          <w:color w:val="000000" w:themeColor="text1"/>
          <w:sz w:val="22"/>
          <w:szCs w:val="27"/>
        </w:rPr>
        <w:t>这两个看起来是副作用的</w:t>
      </w:r>
      <w:r w:rsidRPr="002D3934">
        <w:rPr>
          <w:rFonts w:ascii="Georgia" w:hAnsi="Georgia"/>
          <w:color w:val="000000" w:themeColor="text1"/>
          <w:sz w:val="22"/>
          <w:szCs w:val="27"/>
        </w:rPr>
        <w:t xml:space="preserve"> IO </w:t>
      </w:r>
      <w:r w:rsidRPr="002D3934">
        <w:rPr>
          <w:rFonts w:ascii="Georgia" w:hAnsi="Georgia"/>
          <w:color w:val="000000" w:themeColor="text1"/>
          <w:sz w:val="22"/>
          <w:szCs w:val="27"/>
        </w:rPr>
        <w:t>是一样的。</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先看下</w:t>
      </w:r>
      <w:r w:rsidRPr="002D3934">
        <w:rPr>
          <w:rFonts w:ascii="Georgia" w:hAnsi="Georgia"/>
          <w:color w:val="000000" w:themeColor="text1"/>
          <w:sz w:val="22"/>
          <w:szCs w:val="27"/>
        </w:rPr>
        <w:t xml:space="preserve"> State </w:t>
      </w:r>
      <w:r w:rsidRPr="002D3934">
        <w:rPr>
          <w:rFonts w:ascii="Georgia" w:hAnsi="Georgia"/>
          <w:color w:val="000000" w:themeColor="text1"/>
          <w:sz w:val="22"/>
          <w:szCs w:val="27"/>
        </w:rPr>
        <w:t>类型的定义</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newtype</w:t>
      </w:r>
      <w:proofErr w:type="spell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State s</w:t>
      </w:r>
      <w:proofErr w:type="spellEnd"/>
      <w:r w:rsidRPr="002D3934">
        <w:rPr>
          <w:rFonts w:ascii="Consolas" w:hAnsi="Consolas" w:cs="Consolas"/>
          <w:color w:val="000000" w:themeColor="text1"/>
          <w:sz w:val="21"/>
        </w:rPr>
        <w:t xml:space="preserve"> a = State </w:t>
      </w:r>
      <w:proofErr w:type="gramStart"/>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runState</w:t>
      </w:r>
      <w:proofErr w:type="spellEnd"/>
      <w:proofErr w:type="gramEnd"/>
      <w:r w:rsidRPr="002D3934">
        <w:rPr>
          <w:rFonts w:ascii="Consolas" w:hAnsi="Consolas" w:cs="Consolas"/>
          <w:color w:val="000000" w:themeColor="text1"/>
          <w:sz w:val="21"/>
        </w:rPr>
        <w:t xml:space="preserve"> :: s -&gt; (a, s) }</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可以看到</w:t>
      </w:r>
      <w:r w:rsidRPr="002D3934">
        <w:rPr>
          <w:rFonts w:ascii="Georgia" w:hAnsi="Georgia"/>
          <w:color w:val="000000" w:themeColor="text1"/>
          <w:sz w:val="22"/>
          <w:szCs w:val="27"/>
        </w:rPr>
        <w:t xml:space="preserve"> State </w:t>
      </w:r>
      <w:r w:rsidRPr="002D3934">
        <w:rPr>
          <w:rFonts w:ascii="Georgia" w:hAnsi="Georgia"/>
          <w:color w:val="000000" w:themeColor="text1"/>
          <w:sz w:val="22"/>
          <w:szCs w:val="27"/>
        </w:rPr>
        <w:t>只包含一个</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从</w:t>
      </w:r>
      <w:proofErr w:type="gramStart"/>
      <w:r w:rsidRPr="002D3934">
        <w:rPr>
          <w:rFonts w:ascii="Georgia" w:hAnsi="Georgia"/>
          <w:color w:val="000000" w:themeColor="text1"/>
          <w:sz w:val="22"/>
          <w:szCs w:val="27"/>
        </w:rPr>
        <w:t>旧状态</w:t>
      </w:r>
      <w:proofErr w:type="gramEnd"/>
      <w:r w:rsidRPr="002D3934">
        <w:rPr>
          <w:rFonts w:ascii="Georgia" w:hAnsi="Georgia"/>
          <w:color w:val="000000" w:themeColor="text1"/>
          <w:sz w:val="22"/>
          <w:szCs w:val="27"/>
        </w:rPr>
        <w:t xml:space="preserve"> s </w:t>
      </w:r>
      <w:r w:rsidRPr="002D3934">
        <w:rPr>
          <w:rFonts w:ascii="Georgia" w:hAnsi="Georgia"/>
          <w:color w:val="000000" w:themeColor="text1"/>
          <w:sz w:val="22"/>
          <w:szCs w:val="27"/>
        </w:rPr>
        <w:t>到新状态</w:t>
      </w:r>
      <w:r w:rsidRPr="002D3934">
        <w:rPr>
          <w:rFonts w:ascii="Georgia" w:hAnsi="Georgia"/>
          <w:color w:val="000000" w:themeColor="text1"/>
          <w:sz w:val="22"/>
          <w:szCs w:val="27"/>
        </w:rPr>
        <w:t xml:space="preserve"> s </w:t>
      </w:r>
      <w:r w:rsidRPr="002D3934">
        <w:rPr>
          <w:rFonts w:ascii="Georgia" w:hAnsi="Georgia"/>
          <w:color w:val="000000" w:themeColor="text1"/>
          <w:sz w:val="22"/>
          <w:szCs w:val="27"/>
        </w:rPr>
        <w:t>和返回值</w:t>
      </w:r>
      <w:r w:rsidRPr="002D3934">
        <w:rPr>
          <w:rFonts w:ascii="Georgia" w:hAnsi="Georgia"/>
          <w:color w:val="000000" w:themeColor="text1"/>
          <w:sz w:val="22"/>
          <w:szCs w:val="27"/>
        </w:rPr>
        <w:t xml:space="preserve"> a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Tuple </w:t>
      </w:r>
      <w:r w:rsidRPr="002D3934">
        <w:rPr>
          <w:rFonts w:ascii="Georgia" w:hAnsi="Georgia"/>
          <w:color w:val="000000" w:themeColor="text1"/>
          <w:sz w:val="22"/>
          <w:szCs w:val="27"/>
        </w:rPr>
        <w:t>的函数。</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通过实现</w:t>
      </w:r>
      <w:r w:rsidRPr="002D3934">
        <w:rPr>
          <w:rFonts w:ascii="Georgia" w:hAnsi="Georgia"/>
          <w:color w:val="000000" w:themeColor="text1"/>
          <w:sz w:val="22"/>
          <w:szCs w:val="27"/>
        </w:rPr>
        <w:t xml:space="preserve"> Monad</w:t>
      </w:r>
      <w:r w:rsidRPr="002D3934">
        <w:rPr>
          <w:rFonts w:ascii="Georgia" w:hAnsi="Georgia"/>
          <w:color w:val="000000" w:themeColor="text1"/>
          <w:sz w:val="22"/>
          <w:szCs w:val="27"/>
        </w:rPr>
        <w:t>，</w:t>
      </w:r>
      <w:r w:rsidRPr="002D3934">
        <w:rPr>
          <w:rFonts w:ascii="Georgia" w:hAnsi="Georgia"/>
          <w:color w:val="000000" w:themeColor="text1"/>
          <w:sz w:val="22"/>
          <w:szCs w:val="27"/>
        </w:rPr>
        <w:t xml:space="preserve">State </w:t>
      </w:r>
      <w:r w:rsidRPr="002D3934">
        <w:rPr>
          <w:rFonts w:ascii="Georgia" w:hAnsi="Georgia"/>
          <w:color w:val="000000" w:themeColor="text1"/>
          <w:sz w:val="22"/>
          <w:szCs w:val="27"/>
        </w:rPr>
        <w:t>就可以实现命令式编程中的变量的功能。</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instance Monad (</w:t>
      </w:r>
      <w:proofErr w:type="spellStart"/>
      <w:r w:rsidRPr="002D3934">
        <w:rPr>
          <w:rFonts w:ascii="Consolas" w:hAnsi="Consolas" w:cs="Consolas"/>
          <w:color w:val="000000" w:themeColor="text1"/>
          <w:sz w:val="21"/>
        </w:rPr>
        <w:t>State s</w:t>
      </w:r>
      <w:proofErr w:type="spellEnd"/>
      <w:r w:rsidRPr="002D3934">
        <w:rPr>
          <w:rFonts w:ascii="Consolas" w:hAnsi="Consolas" w:cs="Consolas"/>
          <w:color w:val="000000" w:themeColor="text1"/>
          <w:sz w:val="21"/>
        </w:rPr>
        <w:t xml:space="preserve">) where </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return a        = State $ \s -&gt; (</w:t>
      </w:r>
      <w:proofErr w:type="spellStart"/>
      <w:proofErr w:type="gramStart"/>
      <w:r w:rsidRPr="002D3934">
        <w:rPr>
          <w:rFonts w:ascii="Consolas" w:hAnsi="Consolas" w:cs="Consolas"/>
          <w:color w:val="000000" w:themeColor="text1"/>
          <w:sz w:val="21"/>
        </w:rPr>
        <w:t>a,s</w:t>
      </w:r>
      <w:proofErr w:type="spellEnd"/>
      <w:proofErr w:type="gramEnd"/>
      <w:r w:rsidRPr="002D3934">
        <w:rPr>
          <w:rFonts w:ascii="Consolas" w:hAnsi="Consolas" w:cs="Consolas"/>
          <w:color w:val="000000" w:themeColor="text1"/>
          <w:sz w:val="21"/>
        </w:rPr>
        <w:t>)</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(State x) &gt;&gt;= f = State $ \s -&gt; let (</w:t>
      </w:r>
      <w:proofErr w:type="spellStart"/>
      <w:proofErr w:type="gramStart"/>
      <w:r w:rsidRPr="002D3934">
        <w:rPr>
          <w:rFonts w:ascii="Consolas" w:hAnsi="Consolas" w:cs="Consolas"/>
          <w:color w:val="000000" w:themeColor="text1"/>
          <w:sz w:val="21"/>
        </w:rPr>
        <w:t>v,s</w:t>
      </w:r>
      <w:proofErr w:type="spellEnd"/>
      <w:proofErr w:type="gramEnd"/>
      <w:r w:rsidRPr="002D3934">
        <w:rPr>
          <w:rFonts w:ascii="Consolas" w:hAnsi="Consolas" w:cs="Consolas"/>
          <w:color w:val="000000" w:themeColor="text1"/>
          <w:sz w:val="21"/>
        </w:rPr>
        <w:t>') = x s in</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runState</w:t>
      </w:r>
      <w:proofErr w:type="spellEnd"/>
      <w:r w:rsidRPr="002D3934">
        <w:rPr>
          <w:rFonts w:ascii="Consolas" w:hAnsi="Consolas" w:cs="Consolas"/>
          <w:color w:val="000000" w:themeColor="text1"/>
          <w:sz w:val="21"/>
        </w:rPr>
        <w:t xml:space="preserve"> (f v) s'</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return </w:t>
      </w:r>
      <w:r w:rsidRPr="002D3934">
        <w:rPr>
          <w:rFonts w:ascii="Georgia" w:hAnsi="Georgia"/>
          <w:color w:val="000000" w:themeColor="text1"/>
          <w:sz w:val="22"/>
          <w:szCs w:val="27"/>
        </w:rPr>
        <w:t>很简单，就不用解释了。</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4535170" cy="1572895"/>
            <wp:effectExtent l="0" t="0" r="0" b="8255"/>
            <wp:docPr id="18" name="图片 1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5170" cy="1572895"/>
                    </a:xfrm>
                    <a:prstGeom prst="rect">
                      <a:avLst/>
                    </a:prstGeom>
                    <a:noFill/>
                    <a:ln>
                      <a:noFill/>
                    </a:ln>
                  </pic:spPr>
                </pic:pic>
              </a:graphicData>
            </a:graphic>
          </wp:inline>
        </w:drawing>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x </w:t>
      </w:r>
      <w:r w:rsidRPr="002D3934">
        <w:rPr>
          <w:rFonts w:ascii="Georgia" w:hAnsi="Georgia"/>
          <w:color w:val="000000" w:themeColor="text1"/>
          <w:sz w:val="22"/>
          <w:szCs w:val="27"/>
        </w:rPr>
        <w:t>类型是</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s -&gt; (a, s)</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w:t>
      </w:r>
      <w:r w:rsidRPr="002D3934">
        <w:rPr>
          <w:rFonts w:ascii="Georgia" w:hAnsi="Georgia"/>
          <w:color w:val="000000" w:themeColor="text1"/>
          <w:sz w:val="22"/>
          <w:szCs w:val="27"/>
        </w:rPr>
        <w:t>所以</w:t>
      </w:r>
      <w:r w:rsidRPr="002D3934">
        <w:rPr>
          <w:rFonts w:ascii="Georgia" w:hAnsi="Georgia"/>
          <w:color w:val="000000" w:themeColor="text1"/>
          <w:sz w:val="22"/>
          <w:szCs w:val="27"/>
        </w:rPr>
        <w:t xml:space="preserve"> x s </w:t>
      </w:r>
      <w:r w:rsidRPr="002D3934">
        <w:rPr>
          <w:rFonts w:ascii="Georgia" w:hAnsi="Georgia"/>
          <w:color w:val="000000" w:themeColor="text1"/>
          <w:sz w:val="22"/>
          <w:szCs w:val="27"/>
        </w:rPr>
        <w:t>之后会返回</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结果和状态。也就是运行当前</w:t>
      </w:r>
      <w:r w:rsidRPr="002D3934">
        <w:rPr>
          <w:rFonts w:ascii="Georgia" w:hAnsi="Georgia"/>
          <w:color w:val="000000" w:themeColor="text1"/>
          <w:sz w:val="22"/>
          <w:szCs w:val="27"/>
        </w:rPr>
        <w:t xml:space="preserve"> State</w:t>
      </w:r>
      <w:r w:rsidRPr="002D3934">
        <w:rPr>
          <w:rFonts w:ascii="Georgia" w:hAnsi="Georgia"/>
          <w:color w:val="000000" w:themeColor="text1"/>
          <w:sz w:val="22"/>
          <w:szCs w:val="27"/>
        </w:rPr>
        <w:t>，把结果</w:t>
      </w:r>
      <w:r w:rsidRPr="002D3934">
        <w:rPr>
          <w:rFonts w:ascii="Georgia" w:hAnsi="Georgia"/>
          <w:color w:val="000000" w:themeColor="text1"/>
          <w:sz w:val="22"/>
          <w:szCs w:val="27"/>
        </w:rPr>
        <w:t xml:space="preserve"> v </w:t>
      </w:r>
      <w:r w:rsidRPr="002D3934">
        <w:rPr>
          <w:rFonts w:ascii="Georgia" w:hAnsi="Georgia"/>
          <w:color w:val="000000" w:themeColor="text1"/>
          <w:sz w:val="22"/>
          <w:szCs w:val="27"/>
        </w:rPr>
        <w:t>传给函数</w:t>
      </w:r>
      <w:r w:rsidRPr="002D3934">
        <w:rPr>
          <w:rFonts w:ascii="Georgia" w:hAnsi="Georgia"/>
          <w:color w:val="000000" w:themeColor="text1"/>
          <w:sz w:val="22"/>
          <w:szCs w:val="27"/>
        </w:rPr>
        <w:t xml:space="preserve"> f</w:t>
      </w:r>
      <w:r w:rsidRPr="002D3934">
        <w:rPr>
          <w:rFonts w:ascii="Georgia" w:hAnsi="Georgia"/>
          <w:color w:val="000000" w:themeColor="text1"/>
          <w:sz w:val="22"/>
          <w:szCs w:val="27"/>
        </w:rPr>
        <w:t>，返回的</w:t>
      </w:r>
      <w:r w:rsidRPr="002D3934">
        <w:rPr>
          <w:rFonts w:ascii="Georgia" w:hAnsi="Georgia"/>
          <w:color w:val="000000" w:themeColor="text1"/>
          <w:sz w:val="22"/>
          <w:szCs w:val="27"/>
        </w:rPr>
        <w:t xml:space="preserve"> State </w:t>
      </w:r>
      <w:r w:rsidRPr="002D3934">
        <w:rPr>
          <w:rFonts w:ascii="Georgia" w:hAnsi="Georgia"/>
          <w:color w:val="000000" w:themeColor="text1"/>
          <w:sz w:val="22"/>
          <w:szCs w:val="27"/>
        </w:rPr>
        <w:t>再接着上次状态运行。</w:t>
      </w:r>
      <w:bookmarkStart w:id="7" w:name="_GoBack"/>
      <w:bookmarkEnd w:id="7"/>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noProof/>
          <w:color w:val="000000" w:themeColor="text1"/>
          <w:sz w:val="22"/>
          <w:szCs w:val="27"/>
        </w:rPr>
        <w:drawing>
          <wp:inline distT="0" distB="0" distL="0" distR="0">
            <wp:extent cx="2574925" cy="3533140"/>
            <wp:effectExtent l="0" t="0" r="0" b="0"/>
            <wp:docPr id="17" name="图片 1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4925" cy="3533140"/>
                    </a:xfrm>
                    <a:prstGeom prst="rect">
                      <a:avLst/>
                    </a:prstGeom>
                    <a:noFill/>
                    <a:ln>
                      <a:noFill/>
                    </a:ln>
                  </pic:spPr>
                </pic:pic>
              </a:graphicData>
            </a:graphic>
          </wp:inline>
        </w:drawing>
      </w:r>
    </w:p>
    <w:p w:rsidR="00835BDC" w:rsidRPr="002D3934" w:rsidRDefault="00835BDC" w:rsidP="00835BDC">
      <w:pPr>
        <w:shd w:val="clear" w:color="auto" w:fill="FFFFFF"/>
        <w:rPr>
          <w:rFonts w:ascii="Georgia" w:hAnsi="Georgia"/>
          <w:color w:val="000000" w:themeColor="text1"/>
          <w:sz w:val="22"/>
          <w:szCs w:val="27"/>
        </w:rPr>
      </w:pPr>
      <w:r w:rsidRPr="002D3934">
        <w:rPr>
          <w:rStyle w:val="figure-number"/>
          <w:rFonts w:ascii="Georgia" w:hAnsi="Georgia"/>
          <w:color w:val="000000" w:themeColor="text1"/>
          <w:sz w:val="22"/>
          <w:szCs w:val="27"/>
        </w:rPr>
        <w:t>Figure 10:</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 xml:space="preserve">State x &gt;&gt;= f </w:t>
      </w:r>
      <w:r w:rsidRPr="002D3934">
        <w:rPr>
          <w:rFonts w:ascii="Georgia" w:hAnsi="Georgia"/>
          <w:color w:val="000000" w:themeColor="text1"/>
          <w:sz w:val="22"/>
          <w:szCs w:val="27"/>
        </w:rPr>
        <w:t>后</w:t>
      </w:r>
      <w:proofErr w:type="spellStart"/>
      <w:r w:rsidRPr="002D3934">
        <w:rPr>
          <w:rFonts w:ascii="Georgia" w:hAnsi="Georgia"/>
          <w:color w:val="000000" w:themeColor="text1"/>
          <w:sz w:val="22"/>
          <w:szCs w:val="27"/>
        </w:rPr>
        <w:t>runState</w:t>
      </w:r>
      <w:proofErr w:type="spellEnd"/>
      <w:r w:rsidRPr="002D3934">
        <w:rPr>
          <w:rFonts w:ascii="Georgia" w:hAnsi="Georgia"/>
          <w:color w:val="000000" w:themeColor="text1"/>
          <w:sz w:val="22"/>
          <w:szCs w:val="27"/>
        </w:rPr>
        <w:t>的数据流（啊啊啊，</w:t>
      </w:r>
      <w:proofErr w:type="gramStart"/>
      <w:r w:rsidRPr="002D3934">
        <w:rPr>
          <w:rFonts w:ascii="Georgia" w:hAnsi="Georgia"/>
          <w:color w:val="000000" w:themeColor="text1"/>
          <w:sz w:val="22"/>
          <w:szCs w:val="27"/>
        </w:rPr>
        <w:t>画歪了</w:t>
      </w:r>
      <w:proofErr w:type="gramEnd"/>
      <w:r w:rsidRPr="002D3934">
        <w:rPr>
          <w:rFonts w:ascii="Georgia" w:hAnsi="Georgia"/>
          <w:color w:val="000000" w:themeColor="text1"/>
          <w:sz w:val="22"/>
          <w:szCs w:val="27"/>
        </w:rPr>
        <w:t>，感觉需要脉动一下）</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使用起来也很方便，</w:t>
      </w:r>
      <w:r w:rsidRPr="002D3934">
        <w:rPr>
          <w:rFonts w:ascii="Georgia" w:hAnsi="Georgia"/>
          <w:color w:val="000000" w:themeColor="text1"/>
          <w:sz w:val="22"/>
          <w:szCs w:val="27"/>
        </w:rPr>
        <w:t xml:space="preserve">State </w:t>
      </w:r>
      <w:r w:rsidRPr="002D3934">
        <w:rPr>
          <w:rFonts w:ascii="Georgia" w:hAnsi="Georgia"/>
          <w:color w:val="000000" w:themeColor="text1"/>
          <w:sz w:val="22"/>
          <w:szCs w:val="27"/>
        </w:rPr>
        <w:t>提供</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get</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put</w:t>
      </w:r>
      <w:r w:rsidRPr="002D3934">
        <w:rPr>
          <w:rStyle w:val="apple-converted-space"/>
          <w:rFonts w:ascii="Georgia" w:hAnsi="Georgia"/>
          <w:color w:val="000000" w:themeColor="text1"/>
          <w:sz w:val="22"/>
          <w:szCs w:val="27"/>
        </w:rPr>
        <w:t> </w:t>
      </w:r>
      <w:proofErr w:type="spellStart"/>
      <w:r w:rsidRPr="002D3934">
        <w:rPr>
          <w:rStyle w:val="HTML"/>
          <w:rFonts w:ascii="Consolas" w:hAnsi="Consolas" w:cs="Consolas"/>
          <w:color w:val="000000" w:themeColor="text1"/>
          <w:sz w:val="21"/>
          <w:shd w:val="clear" w:color="auto" w:fill="EEEEEE"/>
        </w:rPr>
        <w:t>moidfy</w:t>
      </w:r>
      <w:proofErr w:type="spellEnd"/>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三个方便的函数可以生成修改状态的</w:t>
      </w:r>
      <w:r w:rsidRPr="002D3934">
        <w:rPr>
          <w:rFonts w:ascii="Georgia" w:hAnsi="Georgia"/>
          <w:color w:val="000000" w:themeColor="text1"/>
          <w:sz w:val="22"/>
          <w:szCs w:val="27"/>
        </w:rPr>
        <w:t>State monad</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import </w:t>
      </w:r>
      <w:proofErr w:type="spellStart"/>
      <w:proofErr w:type="gramStart"/>
      <w:r w:rsidRPr="002D3934">
        <w:rPr>
          <w:rFonts w:ascii="Consolas" w:hAnsi="Consolas" w:cs="Consolas"/>
          <w:color w:val="000000" w:themeColor="text1"/>
          <w:sz w:val="21"/>
        </w:rPr>
        <w:t>Control.Monad.Trans.State</w:t>
      </w:r>
      <w:proofErr w:type="gramEnd"/>
      <w:r w:rsidRPr="002D3934">
        <w:rPr>
          <w:rFonts w:ascii="Consolas" w:hAnsi="Consolas" w:cs="Consolas"/>
          <w:color w:val="000000" w:themeColor="text1"/>
          <w:sz w:val="21"/>
        </w:rPr>
        <w:t>.Strict</w:t>
      </w:r>
      <w:proofErr w:type="spellEnd"/>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gramStart"/>
      <w:r w:rsidRPr="002D3934">
        <w:rPr>
          <w:rFonts w:ascii="Consolas" w:hAnsi="Consolas" w:cs="Consolas"/>
          <w:color w:val="000000" w:themeColor="text1"/>
          <w:sz w:val="21"/>
        </w:rPr>
        <w:t>test :</w:t>
      </w:r>
      <w:proofErr w:type="gramEnd"/>
      <w:r w:rsidRPr="002D3934">
        <w:rPr>
          <w:rFonts w:ascii="Consolas" w:hAnsi="Consolas" w:cs="Consolas"/>
          <w:color w:val="000000" w:themeColor="text1"/>
          <w:sz w:val="21"/>
        </w:rPr>
        <w:t xml:space="preserve">: State </w:t>
      </w:r>
      <w:proofErr w:type="spellStart"/>
      <w:r w:rsidRPr="002D3934">
        <w:rPr>
          <w:rFonts w:ascii="Consolas" w:hAnsi="Consolas" w:cs="Consolas"/>
          <w:color w:val="000000" w:themeColor="text1"/>
          <w:sz w:val="21"/>
        </w:rPr>
        <w:t>Int</w:t>
      </w:r>
      <w:proofErr w:type="spell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Int</w:t>
      </w:r>
      <w:proofErr w:type="spellEnd"/>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test = do</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a &lt;- get</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modify (+1)</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b &lt;- get</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return (a + b)</w:t>
      </w:r>
    </w:p>
    <w:p w:rsidR="00835BDC" w:rsidRPr="002D3934" w:rsidRDefault="00835BDC" w:rsidP="00835BDC">
      <w:pPr>
        <w:pStyle w:val="HTML0"/>
        <w:shd w:val="clear" w:color="auto" w:fill="FAFAFA"/>
        <w:spacing w:after="211"/>
        <w:rPr>
          <w:rFonts w:ascii="Consolas" w:hAnsi="Consolas" w:cs="Consolas"/>
          <w:color w:val="000000" w:themeColor="text1"/>
          <w:sz w:val="21"/>
        </w:rPr>
      </w:pP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main = print $ show $ </w:t>
      </w:r>
      <w:proofErr w:type="spellStart"/>
      <w:r w:rsidRPr="002D3934">
        <w:rPr>
          <w:rFonts w:ascii="Consolas" w:hAnsi="Consolas" w:cs="Consolas"/>
          <w:color w:val="000000" w:themeColor="text1"/>
          <w:sz w:val="21"/>
        </w:rPr>
        <w:t>runState</w:t>
      </w:r>
      <w:proofErr w:type="spellEnd"/>
      <w:r w:rsidRPr="002D3934">
        <w:rPr>
          <w:rFonts w:ascii="Consolas" w:hAnsi="Consolas" w:cs="Consolas"/>
          <w:color w:val="000000" w:themeColor="text1"/>
          <w:sz w:val="21"/>
        </w:rPr>
        <w:t xml:space="preserve"> test 3</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i/>
          <w:iCs/>
          <w:color w:val="000000" w:themeColor="text1"/>
          <w:sz w:val="21"/>
        </w:rPr>
        <w:t>-- (7, 4)</w:t>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r w:rsidRPr="002D3934">
        <w:rPr>
          <w:rFonts w:ascii="Helvetica" w:hAnsi="Helvetica" w:cs="Helvetica"/>
          <w:color w:val="000000" w:themeColor="text1"/>
          <w:sz w:val="24"/>
        </w:rPr>
        <w:t>Validation</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如果你有注意到，前面的</w:t>
      </w:r>
      <w:r w:rsidRPr="002D3934">
        <w:rPr>
          <w:rFonts w:ascii="Georgia" w:hAnsi="Georgia"/>
          <w:color w:val="000000" w:themeColor="text1"/>
          <w:sz w:val="22"/>
          <w:szCs w:val="27"/>
        </w:rPr>
        <w:t xml:space="preserve"> Either </w:t>
      </w:r>
      <w:r w:rsidRPr="002D3934">
        <w:rPr>
          <w:rFonts w:ascii="Georgia" w:hAnsi="Georgia"/>
          <w:color w:val="000000" w:themeColor="text1"/>
          <w:sz w:val="22"/>
          <w:szCs w:val="27"/>
        </w:rPr>
        <w:t>可以用在处理错误和正确的路径分支，但是问题是错误只发生一次。</w:t>
      </w:r>
    </w:p>
    <w:p w:rsidR="00835BDC" w:rsidRPr="002D3934" w:rsidRDefault="00835BDC" w:rsidP="00835BDC">
      <w:pPr>
        <w:pStyle w:val="a3"/>
        <w:shd w:val="clear" w:color="auto" w:fill="FFFFFF"/>
        <w:spacing w:before="0" w:beforeAutospacing="0"/>
        <w:rPr>
          <w:rFonts w:ascii="Georgia" w:hAnsi="Georgia"/>
          <w:i/>
          <w:iCs/>
          <w:color w:val="000000" w:themeColor="text1"/>
          <w:sz w:val="22"/>
          <w:szCs w:val="27"/>
        </w:rPr>
      </w:pPr>
      <w:r w:rsidRPr="002D3934">
        <w:rPr>
          <w:rFonts w:ascii="Georgia" w:hAnsi="Georgia"/>
          <w:i/>
          <w:iCs/>
          <w:color w:val="000000" w:themeColor="text1"/>
          <w:sz w:val="22"/>
          <w:szCs w:val="27"/>
        </w:rPr>
        <w:t xml:space="preserve">Validation </w:t>
      </w:r>
      <w:r w:rsidRPr="002D3934">
        <w:rPr>
          <w:rFonts w:ascii="Georgia" w:hAnsi="Georgia"/>
          <w:i/>
          <w:iCs/>
          <w:color w:val="000000" w:themeColor="text1"/>
          <w:sz w:val="22"/>
          <w:szCs w:val="27"/>
        </w:rPr>
        <w:t>没有在标准库中，但是我觉得好有用啊，你可以在</w:t>
      </w:r>
      <w:r w:rsidRPr="002D3934">
        <w:rPr>
          <w:rFonts w:ascii="Georgia" w:hAnsi="Georgia"/>
          <w:i/>
          <w:iCs/>
          <w:color w:val="000000" w:themeColor="text1"/>
          <w:sz w:val="22"/>
          <w:szCs w:val="27"/>
        </w:rPr>
        <w:t xml:space="preserve"> </w:t>
      </w:r>
      <w:proofErr w:type="spellStart"/>
      <w:r w:rsidRPr="002D3934">
        <w:rPr>
          <w:rFonts w:ascii="Georgia" w:hAnsi="Georgia"/>
          <w:i/>
          <w:iCs/>
          <w:color w:val="000000" w:themeColor="text1"/>
          <w:sz w:val="22"/>
          <w:szCs w:val="27"/>
        </w:rPr>
        <w:t>ekmett</w:t>
      </w:r>
      <w:proofErr w:type="spellEnd"/>
      <w:r w:rsidRPr="002D3934">
        <w:rPr>
          <w:rFonts w:ascii="Georgia" w:hAnsi="Georgia"/>
          <w:i/>
          <w:iCs/>
          <w:color w:val="000000" w:themeColor="text1"/>
          <w:sz w:val="22"/>
          <w:szCs w:val="27"/>
        </w:rPr>
        <w:t xml:space="preserve"> </w:t>
      </w:r>
      <w:r w:rsidRPr="002D3934">
        <w:rPr>
          <w:rFonts w:ascii="Georgia" w:hAnsi="Georgia"/>
          <w:i/>
          <w:iCs/>
          <w:color w:val="000000" w:themeColor="text1"/>
          <w:sz w:val="22"/>
          <w:szCs w:val="27"/>
        </w:rPr>
        <w:t>的</w:t>
      </w:r>
      <w:r w:rsidRPr="002D3934">
        <w:rPr>
          <w:rStyle w:val="apple-converted-space"/>
          <w:rFonts w:ascii="Georgia" w:hAnsi="Georgia"/>
          <w:i/>
          <w:iCs/>
          <w:color w:val="000000" w:themeColor="text1"/>
          <w:sz w:val="22"/>
          <w:szCs w:val="27"/>
        </w:rPr>
        <w:t> </w:t>
      </w:r>
      <w:proofErr w:type="spellStart"/>
      <w:r w:rsidRPr="002D3934">
        <w:rPr>
          <w:rFonts w:ascii="Georgia" w:hAnsi="Georgia"/>
          <w:i/>
          <w:iCs/>
          <w:color w:val="000000" w:themeColor="text1"/>
          <w:sz w:val="22"/>
          <w:szCs w:val="27"/>
        </w:rPr>
        <w:fldChar w:fldCharType="begin"/>
      </w:r>
      <w:r w:rsidRPr="002D3934">
        <w:rPr>
          <w:rFonts w:ascii="Georgia" w:hAnsi="Georgia"/>
          <w:i/>
          <w:iCs/>
          <w:color w:val="000000" w:themeColor="text1"/>
          <w:sz w:val="22"/>
          <w:szCs w:val="27"/>
        </w:rPr>
        <w:instrText xml:space="preserve"> HYPERLINK "https://github.com/ekmett/either" </w:instrText>
      </w:r>
      <w:r w:rsidRPr="002D3934">
        <w:rPr>
          <w:rFonts w:ascii="Georgia" w:hAnsi="Georgia"/>
          <w:i/>
          <w:iCs/>
          <w:color w:val="000000" w:themeColor="text1"/>
          <w:sz w:val="22"/>
          <w:szCs w:val="27"/>
        </w:rPr>
        <w:fldChar w:fldCharType="separate"/>
      </w:r>
      <w:r w:rsidRPr="002D3934">
        <w:rPr>
          <w:rStyle w:val="a4"/>
          <w:rFonts w:ascii="Georgia" w:hAnsi="Georgia"/>
          <w:i/>
          <w:iCs/>
          <w:color w:val="000000" w:themeColor="text1"/>
          <w:sz w:val="22"/>
          <w:szCs w:val="27"/>
        </w:rPr>
        <w:t>github</w:t>
      </w:r>
      <w:proofErr w:type="spellEnd"/>
      <w:r w:rsidRPr="002D3934">
        <w:rPr>
          <w:rFonts w:ascii="Georgia" w:hAnsi="Georgia"/>
          <w:i/>
          <w:iCs/>
          <w:color w:val="000000" w:themeColor="text1"/>
          <w:sz w:val="22"/>
          <w:szCs w:val="27"/>
        </w:rPr>
        <w:fldChar w:fldCharType="end"/>
      </w:r>
      <w:r w:rsidRPr="002D3934">
        <w:rPr>
          <w:rStyle w:val="apple-converted-space"/>
          <w:rFonts w:ascii="Georgia" w:hAnsi="Georgia"/>
          <w:i/>
          <w:iCs/>
          <w:color w:val="000000" w:themeColor="text1"/>
          <w:sz w:val="22"/>
          <w:szCs w:val="27"/>
        </w:rPr>
        <w:t> </w:t>
      </w:r>
      <w:r w:rsidRPr="002D3934">
        <w:rPr>
          <w:rFonts w:ascii="Georgia" w:hAnsi="Georgia"/>
          <w:i/>
          <w:iCs/>
          <w:color w:val="000000" w:themeColor="text1"/>
          <w:sz w:val="22"/>
          <w:szCs w:val="27"/>
        </w:rPr>
        <w:t>中找到源码</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想象一下这种场景，用户提交一个表单，我们需要对每一个</w:t>
      </w:r>
      <w:r w:rsidRPr="002D3934">
        <w:rPr>
          <w:rFonts w:ascii="Georgia" w:hAnsi="Georgia"/>
          <w:color w:val="000000" w:themeColor="text1"/>
          <w:sz w:val="22"/>
          <w:szCs w:val="27"/>
        </w:rPr>
        <w:t>field</w:t>
      </w:r>
      <w:r w:rsidRPr="002D3934">
        <w:rPr>
          <w:rFonts w:ascii="Georgia" w:hAnsi="Georgia"/>
          <w:color w:val="000000" w:themeColor="text1"/>
          <w:sz w:val="22"/>
          <w:szCs w:val="27"/>
        </w:rPr>
        <w:t>进行验证，如果有错误，需要把错误的哪几个</w:t>
      </w:r>
      <w:r w:rsidRPr="002D3934">
        <w:rPr>
          <w:rFonts w:ascii="Georgia" w:hAnsi="Georgia"/>
          <w:color w:val="000000" w:themeColor="text1"/>
          <w:sz w:val="22"/>
          <w:szCs w:val="27"/>
        </w:rPr>
        <w:t>field</w:t>
      </w:r>
      <w:r w:rsidRPr="002D3934">
        <w:rPr>
          <w:rFonts w:ascii="Georgia" w:hAnsi="Georgia"/>
          <w:color w:val="000000" w:themeColor="text1"/>
          <w:sz w:val="22"/>
          <w:szCs w:val="27"/>
        </w:rPr>
        <w:t>的错误消息返回。显然如果使用</w:t>
      </w:r>
      <w:r w:rsidRPr="002D3934">
        <w:rPr>
          <w:rFonts w:ascii="Georgia" w:hAnsi="Georgia"/>
          <w:color w:val="000000" w:themeColor="text1"/>
          <w:sz w:val="22"/>
          <w:szCs w:val="27"/>
        </w:rPr>
        <w:t xml:space="preserve"> Either </w:t>
      </w:r>
      <w:r w:rsidRPr="002D3934">
        <w:rPr>
          <w:rFonts w:ascii="Georgia" w:hAnsi="Georgia"/>
          <w:color w:val="000000" w:themeColor="text1"/>
          <w:sz w:val="22"/>
          <w:szCs w:val="27"/>
        </w:rPr>
        <w:t>来做，只能返回第一个</w:t>
      </w:r>
      <w:r w:rsidRPr="002D3934">
        <w:rPr>
          <w:rFonts w:ascii="Georgia" w:hAnsi="Georgia"/>
          <w:color w:val="000000" w:themeColor="text1"/>
          <w:sz w:val="22"/>
          <w:szCs w:val="27"/>
        </w:rPr>
        <w:t>field</w:t>
      </w:r>
      <w:r w:rsidRPr="002D3934">
        <w:rPr>
          <w:rFonts w:ascii="Georgia" w:hAnsi="Georgia"/>
          <w:color w:val="000000" w:themeColor="text1"/>
          <w:sz w:val="22"/>
          <w:szCs w:val="27"/>
        </w:rPr>
        <w:t>的错误信息，后面的计算都会被跳过。</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针对这种情况，</w:t>
      </w:r>
      <w:r w:rsidRPr="002D3934">
        <w:rPr>
          <w:rFonts w:ascii="Georgia" w:hAnsi="Georgia"/>
          <w:color w:val="000000" w:themeColor="text1"/>
          <w:sz w:val="22"/>
          <w:szCs w:val="27"/>
        </w:rPr>
        <w:t xml:space="preserve"> Validation </w:t>
      </w:r>
      <w:r w:rsidRPr="002D3934">
        <w:rPr>
          <w:rFonts w:ascii="Georgia" w:hAnsi="Georgia"/>
          <w:color w:val="000000" w:themeColor="text1"/>
          <w:sz w:val="22"/>
          <w:szCs w:val="27"/>
        </w:rPr>
        <w:t>更适合</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data Validation e a = Failure e | Success 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ADT</w:t>
      </w:r>
      <w:r w:rsidRPr="002D3934">
        <w:rPr>
          <w:rFonts w:ascii="Georgia" w:hAnsi="Georgia"/>
          <w:color w:val="000000" w:themeColor="text1"/>
          <w:sz w:val="22"/>
          <w:szCs w:val="27"/>
        </w:rPr>
        <w:t>定义看起来跟</w:t>
      </w:r>
      <w:r w:rsidRPr="002D3934">
        <w:rPr>
          <w:rFonts w:ascii="Georgia" w:hAnsi="Georgia"/>
          <w:color w:val="000000" w:themeColor="text1"/>
          <w:sz w:val="22"/>
          <w:szCs w:val="27"/>
        </w:rPr>
        <w:t xml:space="preserve"> Either </w:t>
      </w:r>
      <w:r w:rsidRPr="002D3934">
        <w:rPr>
          <w:rFonts w:ascii="Georgia" w:hAnsi="Georgia"/>
          <w:color w:val="000000" w:themeColor="text1"/>
          <w:sz w:val="22"/>
          <w:szCs w:val="27"/>
        </w:rPr>
        <w:t>是一样的，不同的是</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ruby>
          <w:rubyPr>
            <w:rubyAlign w:val="distributeSpace"/>
            <w:hps w:val="27"/>
            <w:hpsRaise w:val="24"/>
            <w:hpsBaseText w:val="22"/>
            <w:lid w:val="zh-CN"/>
          </w:rubyPr>
          <w:rt>
            <w:r w:rsidR="00835BDC" w:rsidRPr="002D3934">
              <w:rPr>
                <w:rFonts w:ascii="Georgia" w:hAnsi="Georgia"/>
                <w:color w:val="000000" w:themeColor="text1"/>
                <w:sz w:val="22"/>
                <w:szCs w:val="27"/>
              </w:rPr>
              <w:t>Left</w:t>
            </w:r>
          </w:rt>
          <w:rubyBase>
            <w:r w:rsidR="00835BDC" w:rsidRPr="002D3934">
              <w:rPr>
                <w:rFonts w:ascii="Georgia" w:hAnsi="Georgia"/>
                <w:color w:val="000000" w:themeColor="text1"/>
                <w:sz w:val="22"/>
                <w:szCs w:val="27"/>
              </w:rPr>
              <w:t>左边</w:t>
            </w:r>
          </w:rubyBase>
        </w:ruby>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 xml:space="preserve">Failure </w:t>
      </w:r>
      <w:r w:rsidRPr="002D3934">
        <w:rPr>
          <w:rFonts w:ascii="Georgia" w:hAnsi="Georgia"/>
          <w:color w:val="000000" w:themeColor="text1"/>
          <w:sz w:val="22"/>
          <w:szCs w:val="27"/>
        </w:rPr>
        <w:t>是</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ruby>
          <w:rubyPr>
            <w:rubyAlign w:val="distributeSpace"/>
            <w:hps w:val="27"/>
            <w:hpsRaise w:val="24"/>
            <w:hpsBaseText w:val="22"/>
            <w:lid w:val="zh-CN"/>
          </w:rubyPr>
          <w:rt>
            <w:r w:rsidR="00835BDC" w:rsidRPr="002D3934">
              <w:rPr>
                <w:rFonts w:ascii="Georgia" w:hAnsi="Georgia"/>
                <w:color w:val="000000" w:themeColor="text1"/>
                <w:sz w:val="22"/>
                <w:szCs w:val="27"/>
              </w:rPr>
              <w:t>Monoid</w:t>
            </w:r>
          </w:rt>
          <w:rubyBase>
            <w:r w:rsidR="00835BDC" w:rsidRPr="002D3934">
              <w:rPr>
                <w:rFonts w:ascii="Georgia" w:hAnsi="Georgia"/>
                <w:color w:val="000000" w:themeColor="text1"/>
                <w:sz w:val="22"/>
                <w:szCs w:val="27"/>
              </w:rPr>
              <w:t>含幺半群</w:t>
            </w:r>
          </w:rubyBase>
        </w:ruby>
      </w:r>
    </w:p>
    <w:p w:rsidR="00835BDC" w:rsidRPr="002D3934" w:rsidRDefault="00835BDC" w:rsidP="00835BDC">
      <w:pPr>
        <w:pStyle w:val="4"/>
        <w:shd w:val="clear" w:color="auto" w:fill="FFFFFF"/>
        <w:spacing w:before="240" w:after="120"/>
        <w:rPr>
          <w:rFonts w:ascii="Helvetica" w:hAnsi="Helvetica" w:cs="Helvetica"/>
          <w:color w:val="000000" w:themeColor="text1"/>
          <w:sz w:val="21"/>
          <w:szCs w:val="24"/>
        </w:rPr>
      </w:pPr>
      <w:r w:rsidRPr="002D3934">
        <w:rPr>
          <w:rFonts w:ascii="Helvetica" w:hAnsi="Helvetica" w:cs="Helvetica"/>
          <w:color w:val="000000" w:themeColor="text1"/>
          <w:sz w:val="22"/>
        </w:rPr>
        <w:ruby>
          <w:rubyPr>
            <w:rubyAlign w:val="distributeSpace"/>
            <w:hps w:val="24"/>
            <w:hpsRaise w:val="22"/>
            <w:hpsBaseText w:val="22"/>
            <w:lid w:val="zh-CN"/>
          </w:rubyPr>
          <w:rt>
            <w:r w:rsidR="00835BDC" w:rsidRPr="002D3934">
              <w:rPr>
                <w:rFonts w:ascii="Helvetica" w:hAnsi="Helvetica" w:cs="Helvetica"/>
                <w:color w:val="000000" w:themeColor="text1"/>
                <w:sz w:val="22"/>
              </w:rPr>
              <w:t>Monoid</w:t>
            </w:r>
          </w:rt>
          <w:rubyBase>
            <w:r w:rsidR="00835BDC" w:rsidRPr="002D3934">
              <w:rPr>
                <w:rFonts w:ascii="Helvetica" w:hAnsi="Helvetica" w:cs="Helvetica"/>
                <w:color w:val="000000" w:themeColor="text1"/>
                <w:sz w:val="22"/>
              </w:rPr>
              <w:t>含幺半群</w:t>
            </w:r>
          </w:rubyBase>
        </w:ruby>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monoid </w:t>
      </w:r>
      <w:r w:rsidRPr="002D3934">
        <w:rPr>
          <w:rFonts w:ascii="Georgia" w:hAnsi="Georgia"/>
          <w:color w:val="000000" w:themeColor="text1"/>
          <w:sz w:val="22"/>
          <w:szCs w:val="27"/>
        </w:rPr>
        <w:t>首先得是</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半群</w:t>
      </w:r>
      <w:r w:rsidRPr="002D3934">
        <w:rPr>
          <w:rFonts w:ascii="Georgia" w:hAnsi="Georgia"/>
          <w:color w:val="000000" w:themeColor="text1"/>
          <w:sz w:val="22"/>
          <w:szCs w:val="27"/>
        </w:rPr>
        <w:t xml:space="preserve">,Semigroup)}}} </w:t>
      </w:r>
      <w:r w:rsidRPr="002D3934">
        <w:rPr>
          <w:rFonts w:ascii="Georgia" w:hAnsi="Georgia"/>
          <w:color w:val="000000" w:themeColor="text1"/>
          <w:sz w:val="22"/>
          <w:szCs w:val="27"/>
        </w:rPr>
        <w:t>，然后再</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含幺。</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class Semigroup a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(&lt;&gt;</w:t>
      </w:r>
      <w:proofErr w:type="gramStart"/>
      <w:r w:rsidRPr="002D3934">
        <w:rPr>
          <w:rFonts w:ascii="Consolas" w:hAnsi="Consolas" w:cs="Consolas"/>
          <w:color w:val="000000" w:themeColor="text1"/>
          <w:sz w:val="21"/>
        </w:rPr>
        <w:t>) :</w:t>
      </w:r>
      <w:proofErr w:type="gramEnd"/>
      <w:r w:rsidRPr="002D3934">
        <w:rPr>
          <w:rFonts w:ascii="Consolas" w:hAnsi="Consolas" w:cs="Consolas"/>
          <w:color w:val="000000" w:themeColor="text1"/>
          <w:sz w:val="21"/>
        </w:rPr>
        <w:t>: a -&gt; a -&gt; a</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(&lt;&gt;) = </w:t>
      </w:r>
      <w:proofErr w:type="spellStart"/>
      <w:r w:rsidRPr="002D3934">
        <w:rPr>
          <w:rFonts w:ascii="Consolas" w:hAnsi="Consolas" w:cs="Consolas"/>
          <w:color w:val="000000" w:themeColor="text1"/>
          <w:sz w:val="21"/>
        </w:rPr>
        <w:t>mappend</w:t>
      </w:r>
      <w:proofErr w:type="spellEnd"/>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半群非常简单，只要是可以</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&lt;&gt;</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w:t>
      </w:r>
      <w:proofErr w:type="spellStart"/>
      <w:r w:rsidRPr="002D3934">
        <w:rPr>
          <w:rFonts w:ascii="Georgia" w:hAnsi="Georgia"/>
          <w:color w:val="000000" w:themeColor="text1"/>
          <w:sz w:val="22"/>
          <w:szCs w:val="27"/>
        </w:rPr>
        <w:t>mappend</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的类型就是了。</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含幺只需要有一个</w:t>
      </w:r>
      <w:r w:rsidRPr="002D3934">
        <w:rPr>
          <w:rStyle w:val="apple-converted-space"/>
          <w:rFonts w:ascii="Georgia" w:hAnsi="Georgia"/>
          <w:color w:val="000000" w:themeColor="text1"/>
          <w:sz w:val="22"/>
          <w:szCs w:val="27"/>
        </w:rPr>
        <w:t> </w:t>
      </w:r>
      <w:proofErr w:type="spellStart"/>
      <w:r w:rsidRPr="002D3934">
        <w:rPr>
          <w:rStyle w:val="HTML"/>
          <w:rFonts w:ascii="Consolas" w:hAnsi="Consolas" w:cs="Consolas"/>
          <w:color w:val="000000" w:themeColor="text1"/>
          <w:sz w:val="21"/>
          <w:shd w:val="clear" w:color="auto" w:fill="EEEEEE"/>
        </w:rPr>
        <w:t>mempty</w:t>
      </w:r>
      <w:proofErr w:type="spellEnd"/>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w:t>
      </w:r>
      <w:proofErr w:type="gramStart"/>
      <w:r w:rsidRPr="002D3934">
        <w:rPr>
          <w:rFonts w:ascii="Georgia" w:hAnsi="Georgia"/>
          <w:color w:val="000000" w:themeColor="text1"/>
          <w:sz w:val="22"/>
          <w:szCs w:val="27"/>
        </w:rPr>
        <w:t>幺元就</w:t>
      </w:r>
      <w:proofErr w:type="gramEnd"/>
      <w:r w:rsidRPr="002D3934">
        <w:rPr>
          <w:rFonts w:ascii="Georgia" w:hAnsi="Georgia"/>
          <w:color w:val="000000" w:themeColor="text1"/>
          <w:sz w:val="22"/>
          <w:szCs w:val="27"/>
        </w:rPr>
        <w:t>行</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class Monoid a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spellStart"/>
      <w:proofErr w:type="gramStart"/>
      <w:r w:rsidRPr="002D3934">
        <w:rPr>
          <w:rFonts w:ascii="Consolas" w:hAnsi="Consolas" w:cs="Consolas"/>
          <w:color w:val="000000" w:themeColor="text1"/>
          <w:sz w:val="21"/>
        </w:rPr>
        <w:t>mempty</w:t>
      </w:r>
      <w:proofErr w:type="spellEnd"/>
      <w:r w:rsidRPr="002D3934">
        <w:rPr>
          <w:rFonts w:ascii="Consolas" w:hAnsi="Consolas" w:cs="Consolas"/>
          <w:color w:val="000000" w:themeColor="text1"/>
          <w:sz w:val="21"/>
        </w:rPr>
        <w:t xml:space="preserve">  :</w:t>
      </w:r>
      <w:proofErr w:type="gramEnd"/>
      <w:r w:rsidRPr="002D3934">
        <w:rPr>
          <w:rFonts w:ascii="Consolas" w:hAnsi="Consolas" w:cs="Consolas"/>
          <w:color w:val="000000" w:themeColor="text1"/>
          <w:sz w:val="21"/>
        </w:rPr>
        <w:t>: a</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spellStart"/>
      <w:proofErr w:type="gramStart"/>
      <w:r w:rsidRPr="002D3934">
        <w:rPr>
          <w:rFonts w:ascii="Consolas" w:hAnsi="Consolas" w:cs="Consolas"/>
          <w:color w:val="000000" w:themeColor="text1"/>
          <w:sz w:val="21"/>
        </w:rPr>
        <w:t>mappend</w:t>
      </w:r>
      <w:proofErr w:type="spellEnd"/>
      <w:r w:rsidRPr="002D3934">
        <w:rPr>
          <w:rFonts w:ascii="Consolas" w:hAnsi="Consolas" w:cs="Consolas"/>
          <w:color w:val="000000" w:themeColor="text1"/>
          <w:sz w:val="21"/>
        </w:rPr>
        <w:t xml:space="preserve"> :</w:t>
      </w:r>
      <w:proofErr w:type="gramEnd"/>
      <w:r w:rsidRPr="002D3934">
        <w:rPr>
          <w:rFonts w:ascii="Consolas" w:hAnsi="Consolas" w:cs="Consolas"/>
          <w:color w:val="000000" w:themeColor="text1"/>
          <w:sz w:val="21"/>
        </w:rPr>
        <w:t>: a -&gt; a -&gt; a</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比如</w:t>
      </w:r>
      <w:r w:rsidRPr="002D3934">
        <w:rPr>
          <w:rFonts w:ascii="Georgia" w:hAnsi="Georgia"/>
          <w:color w:val="000000" w:themeColor="text1"/>
          <w:sz w:val="22"/>
          <w:szCs w:val="27"/>
        </w:rPr>
        <w:t xml:space="preserve"> List </w:t>
      </w:r>
      <w:r w:rsidRPr="002D3934">
        <w:rPr>
          <w:rFonts w:ascii="Georgia" w:hAnsi="Georgia"/>
          <w:color w:val="000000" w:themeColor="text1"/>
          <w:sz w:val="22"/>
          <w:szCs w:val="27"/>
        </w:rPr>
        <w:t>就是</w:t>
      </w:r>
      <w:r w:rsidRPr="002D3934">
        <w:rPr>
          <w:rFonts w:ascii="Georgia" w:hAnsi="Georgia"/>
          <w:color w:val="000000" w:themeColor="text1"/>
          <w:sz w:val="22"/>
          <w:szCs w:val="27"/>
        </w:rPr>
        <w:t xml:space="preserve"> Semigroup</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instance Semigroup [a]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(&lt;&gt;) = (++)</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也是</w:t>
      </w:r>
      <w:r w:rsidRPr="002D3934">
        <w:rPr>
          <w:rFonts w:ascii="Georgia" w:hAnsi="Georgia"/>
          <w:color w:val="000000" w:themeColor="text1"/>
          <w:sz w:val="22"/>
          <w:szCs w:val="27"/>
        </w:rPr>
        <w:t xml:space="preserve"> Monoid</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instance Monoid [a]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spellStart"/>
      <w:proofErr w:type="gramStart"/>
      <w:r w:rsidRPr="002D3934">
        <w:rPr>
          <w:rFonts w:ascii="Consolas" w:hAnsi="Consolas" w:cs="Consolas"/>
          <w:color w:val="000000" w:themeColor="text1"/>
          <w:sz w:val="21"/>
        </w:rPr>
        <w:t>mempty</w:t>
      </w:r>
      <w:proofErr w:type="spellEnd"/>
      <w:r w:rsidRPr="002D3934">
        <w:rPr>
          <w:rFonts w:ascii="Consolas" w:hAnsi="Consolas" w:cs="Consolas"/>
          <w:color w:val="000000" w:themeColor="text1"/>
          <w:sz w:val="21"/>
        </w:rPr>
        <w:t xml:space="preserve">  =</w:t>
      </w:r>
      <w:proofErr w:type="gramEnd"/>
      <w:r w:rsidRPr="002D3934">
        <w:rPr>
          <w:rFonts w:ascii="Consolas" w:hAnsi="Consolas" w:cs="Consolas"/>
          <w:color w:val="000000" w:themeColor="text1"/>
          <w:sz w:val="21"/>
        </w:rPr>
        <w:t xml:space="preserve"> []</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mappend</w:t>
      </w:r>
      <w:proofErr w:type="spellEnd"/>
      <w:r w:rsidRPr="002D3934">
        <w:rPr>
          <w:rFonts w:ascii="Consolas" w:hAnsi="Consolas" w:cs="Consolas"/>
          <w:color w:val="000000" w:themeColor="text1"/>
          <w:sz w:val="21"/>
        </w:rPr>
        <w:t xml:space="preserve"> = (++)</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 xml:space="preserve">Monoid </w:t>
      </w:r>
      <w:r w:rsidRPr="002D3934">
        <w:rPr>
          <w:rFonts w:ascii="Georgia" w:hAnsi="Georgia"/>
          <w:color w:val="000000" w:themeColor="text1"/>
          <w:sz w:val="22"/>
          <w:szCs w:val="27"/>
        </w:rPr>
        <w:t>的</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&lt;&gt;</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满足：</w:t>
      </w:r>
    </w:p>
    <w:p w:rsidR="00835BDC" w:rsidRPr="002D3934" w:rsidRDefault="00835BDC" w:rsidP="00835BDC">
      <w:pPr>
        <w:widowControl/>
        <w:numPr>
          <w:ilvl w:val="0"/>
          <w:numId w:val="20"/>
        </w:numPr>
        <w:shd w:val="clear" w:color="auto" w:fill="FFFFFF"/>
        <w:spacing w:before="100" w:beforeAutospacing="1" w:after="100" w:afterAutospacing="1"/>
        <w:jc w:val="left"/>
        <w:rPr>
          <w:rFonts w:ascii="Georgia" w:hAnsi="Georgia"/>
          <w:color w:val="000000" w:themeColor="text1"/>
          <w:sz w:val="22"/>
          <w:szCs w:val="27"/>
        </w:rPr>
      </w:pPr>
      <w:proofErr w:type="spellStart"/>
      <w:r w:rsidRPr="002D3934">
        <w:rPr>
          <w:rFonts w:ascii="Georgia" w:hAnsi="Georgia"/>
          <w:color w:val="000000" w:themeColor="text1"/>
          <w:sz w:val="22"/>
          <w:szCs w:val="27"/>
        </w:rPr>
        <w:t>mempty</w:t>
      </w:r>
      <w:proofErr w:type="spellEnd"/>
      <w:r w:rsidRPr="002D3934">
        <w:rPr>
          <w:rFonts w:ascii="Georgia" w:hAnsi="Georgia"/>
          <w:color w:val="000000" w:themeColor="text1"/>
          <w:sz w:val="22"/>
          <w:szCs w:val="27"/>
        </w:rPr>
        <w:t xml:space="preserve"> &lt;&gt; a = a</w:t>
      </w:r>
    </w:p>
    <w:p w:rsidR="00835BDC" w:rsidRPr="002D3934" w:rsidRDefault="00835BDC" w:rsidP="00835BDC">
      <w:pPr>
        <w:widowControl/>
        <w:numPr>
          <w:ilvl w:val="0"/>
          <w:numId w:val="20"/>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a &lt;&gt; b &lt;&gt; c = a &lt;&gt; (b &lt;&gt; c)</w:t>
      </w:r>
    </w:p>
    <w:p w:rsidR="00835BDC" w:rsidRPr="002D3934" w:rsidRDefault="00835BDC" w:rsidP="00835BDC">
      <w:pPr>
        <w:pStyle w:val="4"/>
        <w:shd w:val="clear" w:color="auto" w:fill="FFFFFF"/>
        <w:spacing w:before="240" w:after="120"/>
        <w:rPr>
          <w:rFonts w:ascii="Helvetica" w:hAnsi="Helvetica" w:cs="Helvetica"/>
          <w:color w:val="000000" w:themeColor="text1"/>
          <w:sz w:val="21"/>
          <w:szCs w:val="24"/>
        </w:rPr>
      </w:pPr>
      <w:r w:rsidRPr="002D3934">
        <w:rPr>
          <w:rFonts w:ascii="Helvetica" w:hAnsi="Helvetica" w:cs="Helvetica"/>
          <w:color w:val="000000" w:themeColor="text1"/>
          <w:sz w:val="22"/>
        </w:rPr>
        <w:t>回到</w:t>
      </w:r>
      <w:r w:rsidRPr="002D3934">
        <w:rPr>
          <w:rFonts w:ascii="Helvetica" w:hAnsi="Helvetica" w:cs="Helvetica"/>
          <w:color w:val="000000" w:themeColor="text1"/>
          <w:sz w:val="22"/>
        </w:rPr>
        <w:t xml:space="preserve"> Validation</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现在让</w:t>
      </w:r>
      <w:r w:rsidRPr="002D3934">
        <w:rPr>
          <w:rFonts w:ascii="Georgia" w:hAnsi="Georgia"/>
          <w:color w:val="000000" w:themeColor="text1"/>
          <w:sz w:val="22"/>
          <w:szCs w:val="27"/>
        </w:rPr>
        <w:t xml:space="preserve"> Failure e </w:t>
      </w:r>
      <w:r w:rsidRPr="002D3934">
        <w:rPr>
          <w:rFonts w:ascii="Georgia" w:hAnsi="Georgia"/>
          <w:color w:val="000000" w:themeColor="text1"/>
          <w:sz w:val="22"/>
          <w:szCs w:val="27"/>
        </w:rPr>
        <w:t>满足</w:t>
      </w:r>
      <w:r w:rsidRPr="002D3934">
        <w:rPr>
          <w:rFonts w:ascii="Georgia" w:hAnsi="Georgia"/>
          <w:color w:val="000000" w:themeColor="text1"/>
          <w:sz w:val="22"/>
          <w:szCs w:val="27"/>
        </w:rPr>
        <w:t xml:space="preserve"> Monoid</w:t>
      </w:r>
      <w:r w:rsidRPr="002D3934">
        <w:rPr>
          <w:rFonts w:ascii="Georgia" w:hAnsi="Georgia"/>
          <w:color w:val="000000" w:themeColor="text1"/>
          <w:sz w:val="22"/>
          <w:szCs w:val="27"/>
        </w:rPr>
        <w:t>，就可以</w:t>
      </w:r>
      <w:r w:rsidRPr="002D3934">
        <w:rPr>
          <w:rStyle w:val="apple-converted-space"/>
          <w:rFonts w:ascii="Georgia" w:hAnsi="Georgia"/>
          <w:color w:val="000000" w:themeColor="text1"/>
          <w:sz w:val="22"/>
          <w:szCs w:val="27"/>
        </w:rPr>
        <w:t> </w:t>
      </w:r>
      <w:proofErr w:type="spellStart"/>
      <w:r w:rsidRPr="002D3934">
        <w:rPr>
          <w:rStyle w:val="HTML"/>
          <w:rFonts w:ascii="Consolas" w:hAnsi="Consolas" w:cs="Consolas"/>
          <w:color w:val="000000" w:themeColor="text1"/>
          <w:sz w:val="21"/>
          <w:shd w:val="clear" w:color="auto" w:fill="EEEEEE"/>
        </w:rPr>
        <w:t>mappend</w:t>
      </w:r>
      <w:proofErr w:type="spellEnd"/>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错误信息了。</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instance Semigroup e =&gt; Semigroup (Validation e a)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Failure e1 &lt;&gt; Failure e2 = Failure (e1 &lt;&gt; e2)</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Failure </w:t>
      </w:r>
      <w:proofErr w:type="gramStart"/>
      <w:r w:rsidRPr="002D3934">
        <w:rPr>
          <w:rFonts w:ascii="Consolas" w:hAnsi="Consolas" w:cs="Consolas"/>
          <w:color w:val="000000" w:themeColor="text1"/>
          <w:sz w:val="21"/>
        </w:rPr>
        <w:t>_  &lt;</w:t>
      </w:r>
      <w:proofErr w:type="gramEnd"/>
      <w:r w:rsidRPr="002D3934">
        <w:rPr>
          <w:rFonts w:ascii="Consolas" w:hAnsi="Consolas" w:cs="Consolas"/>
          <w:color w:val="000000" w:themeColor="text1"/>
          <w:sz w:val="21"/>
        </w:rPr>
        <w:t>&gt; Success a2 = Success a2</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Success a1 &lt;&gt; Failure </w:t>
      </w:r>
      <w:proofErr w:type="gramStart"/>
      <w:r w:rsidRPr="002D3934">
        <w:rPr>
          <w:rFonts w:ascii="Consolas" w:hAnsi="Consolas" w:cs="Consolas"/>
          <w:color w:val="000000" w:themeColor="text1"/>
          <w:sz w:val="21"/>
        </w:rPr>
        <w:t>_  =</w:t>
      </w:r>
      <w:proofErr w:type="gramEnd"/>
      <w:r w:rsidRPr="002D3934">
        <w:rPr>
          <w:rFonts w:ascii="Consolas" w:hAnsi="Consolas" w:cs="Consolas"/>
          <w:color w:val="000000" w:themeColor="text1"/>
          <w:sz w:val="21"/>
        </w:rPr>
        <w:t xml:space="preserve"> Success a1</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Success a1 &lt;&gt; Success </w:t>
      </w:r>
      <w:proofErr w:type="gramStart"/>
      <w:r w:rsidRPr="002D3934">
        <w:rPr>
          <w:rFonts w:ascii="Consolas" w:hAnsi="Consolas" w:cs="Consolas"/>
          <w:color w:val="000000" w:themeColor="text1"/>
          <w:sz w:val="21"/>
        </w:rPr>
        <w:t>_  =</w:t>
      </w:r>
      <w:proofErr w:type="gramEnd"/>
      <w:r w:rsidRPr="002D3934">
        <w:rPr>
          <w:rFonts w:ascii="Consolas" w:hAnsi="Consolas" w:cs="Consolas"/>
          <w:color w:val="000000" w:themeColor="text1"/>
          <w:sz w:val="21"/>
        </w:rPr>
        <w:t xml:space="preserve"> Success a1</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下来，我们用一个简单的例子来看看</w:t>
      </w:r>
      <w:r w:rsidRPr="002D3934">
        <w:rPr>
          <w:rFonts w:ascii="Georgia" w:hAnsi="Georgia"/>
          <w:color w:val="000000" w:themeColor="text1"/>
          <w:sz w:val="22"/>
          <w:szCs w:val="27"/>
        </w:rPr>
        <w:t xml:space="preserve"> Validation </w:t>
      </w:r>
      <w:r w:rsidRPr="002D3934">
        <w:rPr>
          <w:rFonts w:ascii="Georgia" w:hAnsi="Georgia"/>
          <w:color w:val="000000" w:themeColor="text1"/>
          <w:sz w:val="22"/>
          <w:szCs w:val="27"/>
        </w:rPr>
        <w:t>与</w:t>
      </w:r>
      <w:r w:rsidRPr="002D3934">
        <w:rPr>
          <w:rFonts w:ascii="Georgia" w:hAnsi="Georgia"/>
          <w:color w:val="000000" w:themeColor="text1"/>
          <w:sz w:val="22"/>
          <w:szCs w:val="27"/>
        </w:rPr>
        <w:t xml:space="preserve"> Either </w:t>
      </w:r>
      <w:r w:rsidRPr="002D3934">
        <w:rPr>
          <w:rFonts w:ascii="Georgia" w:hAnsi="Georgia"/>
          <w:color w:val="000000" w:themeColor="text1"/>
          <w:sz w:val="22"/>
          <w:szCs w:val="27"/>
        </w:rPr>
        <w:t>有什么区别。</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假设我们有一个</w:t>
      </w:r>
      <w:r w:rsidRPr="002D3934">
        <w:rPr>
          <w:rFonts w:ascii="Georgia" w:hAnsi="Georgia"/>
          <w:color w:val="000000" w:themeColor="text1"/>
          <w:sz w:val="22"/>
          <w:szCs w:val="27"/>
        </w:rPr>
        <w:t>form</w:t>
      </w:r>
      <w:r w:rsidRPr="002D3934">
        <w:rPr>
          <w:rFonts w:ascii="Georgia" w:hAnsi="Georgia"/>
          <w:color w:val="000000" w:themeColor="text1"/>
          <w:sz w:val="22"/>
          <w:szCs w:val="27"/>
        </w:rPr>
        <w:t>，需要输入姓名与电话，验证需要姓名是非空而电话是</w:t>
      </w:r>
      <w:r w:rsidRPr="002D3934">
        <w:rPr>
          <w:rFonts w:ascii="Georgia" w:hAnsi="Georgia"/>
          <w:color w:val="000000" w:themeColor="text1"/>
          <w:sz w:val="22"/>
          <w:szCs w:val="27"/>
        </w:rPr>
        <w:t>11</w:t>
      </w:r>
      <w:r w:rsidRPr="002D3934">
        <w:rPr>
          <w:rFonts w:ascii="Georgia" w:hAnsi="Georgia"/>
          <w:color w:val="000000" w:themeColor="text1"/>
          <w:sz w:val="22"/>
          <w:szCs w:val="27"/>
        </w:rPr>
        <w:t>位数字。</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首先，我们需要有一个函数去创建包含姓名和电话的</w:t>
      </w:r>
      <w:r w:rsidRPr="002D3934">
        <w:rPr>
          <w:rFonts w:ascii="Georgia" w:hAnsi="Georgia"/>
          <w:color w:val="000000" w:themeColor="text1"/>
          <w:sz w:val="22"/>
          <w:szCs w:val="27"/>
        </w:rPr>
        <w:t>model</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data Info = Info {name: String, phone: String} deriving Show</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然后我们需要验证函数</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proofErr w:type="gramStart"/>
      <w:r w:rsidRPr="002D3934">
        <w:rPr>
          <w:rFonts w:ascii="Consolas" w:hAnsi="Consolas" w:cs="Consolas"/>
          <w:color w:val="000000" w:themeColor="text1"/>
          <w:sz w:val="21"/>
        </w:rPr>
        <w:t>notEmpty</w:t>
      </w:r>
      <w:proofErr w:type="spellEnd"/>
      <w:r w:rsidRPr="002D3934">
        <w:rPr>
          <w:rFonts w:ascii="Consolas" w:hAnsi="Consolas" w:cs="Consolas"/>
          <w:color w:val="000000" w:themeColor="text1"/>
          <w:sz w:val="21"/>
        </w:rPr>
        <w:t xml:space="preserve"> :</w:t>
      </w:r>
      <w:proofErr w:type="gramEnd"/>
      <w:r w:rsidRPr="002D3934">
        <w:rPr>
          <w:rFonts w:ascii="Consolas" w:hAnsi="Consolas" w:cs="Consolas"/>
          <w:color w:val="000000" w:themeColor="text1"/>
          <w:sz w:val="21"/>
        </w:rPr>
        <w:t>: String -&gt; String -&gt; Validation [String] String</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notEmpty</w:t>
      </w:r>
      <w:proofErr w:type="spell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desc</w:t>
      </w:r>
      <w:proofErr w:type="spellEnd"/>
      <w:r w:rsidRPr="002D3934">
        <w:rPr>
          <w:rFonts w:ascii="Consolas" w:hAnsi="Consolas" w:cs="Consolas"/>
          <w:color w:val="000000" w:themeColor="text1"/>
          <w:sz w:val="21"/>
        </w:rPr>
        <w:t xml:space="preserve"> "" = Failure [</w:t>
      </w:r>
      <w:proofErr w:type="spellStart"/>
      <w:r w:rsidRPr="002D3934">
        <w:rPr>
          <w:rFonts w:ascii="Consolas" w:hAnsi="Consolas" w:cs="Consolas"/>
          <w:color w:val="000000" w:themeColor="text1"/>
          <w:sz w:val="21"/>
        </w:rPr>
        <w:t>desc</w:t>
      </w:r>
      <w:proofErr w:type="spellEnd"/>
      <w:r w:rsidRPr="002D3934">
        <w:rPr>
          <w:rFonts w:ascii="Consolas" w:hAnsi="Consolas" w:cs="Consolas"/>
          <w:color w:val="000000" w:themeColor="text1"/>
          <w:sz w:val="21"/>
        </w:rPr>
        <w:t xml:space="preserve"> &lt;&gt; " cannot be empty!"]</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notEmpty</w:t>
      </w:r>
      <w:proofErr w:type="spellEnd"/>
      <w:r w:rsidRPr="002D3934">
        <w:rPr>
          <w:rFonts w:ascii="Consolas" w:hAnsi="Consolas" w:cs="Consolas"/>
          <w:color w:val="000000" w:themeColor="text1"/>
          <w:sz w:val="21"/>
        </w:rPr>
        <w:t xml:space="preserve"> _ field = Success field</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proofErr w:type="spellStart"/>
      <w:r w:rsidRPr="002D3934">
        <w:rPr>
          <w:rFonts w:ascii="Georgia" w:hAnsi="Georgia"/>
          <w:color w:val="000000" w:themeColor="text1"/>
          <w:sz w:val="22"/>
          <w:szCs w:val="27"/>
        </w:rPr>
        <w:t>notEmpty</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检查字符是否为空，如果是空返回</w:t>
      </w:r>
      <w:r w:rsidRPr="002D3934">
        <w:rPr>
          <w:rFonts w:ascii="Georgia" w:hAnsi="Georgia"/>
          <w:color w:val="000000" w:themeColor="text1"/>
          <w:sz w:val="22"/>
          <w:szCs w:val="27"/>
        </w:rPr>
        <w:t xml:space="preserve"> Failure </w:t>
      </w:r>
      <w:r w:rsidRPr="002D3934">
        <w:rPr>
          <w:rFonts w:ascii="Georgia" w:hAnsi="Georgia"/>
          <w:color w:val="000000" w:themeColor="text1"/>
          <w:sz w:val="22"/>
          <w:szCs w:val="27"/>
        </w:rPr>
        <w:t>包含错误信息，若是非空则返回</w:t>
      </w:r>
      <w:r w:rsidRPr="002D3934">
        <w:rPr>
          <w:rFonts w:ascii="Georgia" w:hAnsi="Georgia"/>
          <w:color w:val="000000" w:themeColor="text1"/>
          <w:sz w:val="22"/>
          <w:szCs w:val="27"/>
        </w:rPr>
        <w:t xml:space="preserve"> Success </w:t>
      </w:r>
      <w:r w:rsidRPr="002D3934">
        <w:rPr>
          <w:rFonts w:ascii="Georgia" w:hAnsi="Georgia"/>
          <w:color w:val="000000" w:themeColor="text1"/>
          <w:sz w:val="22"/>
          <w:szCs w:val="27"/>
        </w:rPr>
        <w:t>包含</w:t>
      </w:r>
      <w:r w:rsidRPr="002D3934">
        <w:rPr>
          <w:rFonts w:ascii="Georgia" w:hAnsi="Georgia"/>
          <w:color w:val="000000" w:themeColor="text1"/>
          <w:sz w:val="22"/>
          <w:szCs w:val="27"/>
        </w:rPr>
        <w:t xml:space="preserve"> field</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同样的可以创建</w:t>
      </w:r>
      <w:r w:rsidRPr="002D3934">
        <w:rPr>
          <w:rFonts w:ascii="Georgia" w:hAnsi="Georgia"/>
          <w:color w:val="000000" w:themeColor="text1"/>
          <w:sz w:val="22"/>
          <w:szCs w:val="27"/>
        </w:rPr>
        <w:t xml:space="preserve"> 11</w:t>
      </w:r>
      <w:r w:rsidRPr="002D3934">
        <w:rPr>
          <w:rFonts w:ascii="Georgia" w:hAnsi="Georgia"/>
          <w:color w:val="000000" w:themeColor="text1"/>
          <w:sz w:val="22"/>
          <w:szCs w:val="27"/>
        </w:rPr>
        <w:t>位数字的验证函数</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proofErr w:type="gramStart"/>
      <w:r w:rsidRPr="002D3934">
        <w:rPr>
          <w:rFonts w:ascii="Consolas" w:hAnsi="Consolas" w:cs="Consolas"/>
          <w:color w:val="000000" w:themeColor="text1"/>
          <w:sz w:val="21"/>
        </w:rPr>
        <w:t>phoneNumberLength</w:t>
      </w:r>
      <w:proofErr w:type="spellEnd"/>
      <w:r w:rsidRPr="002D3934">
        <w:rPr>
          <w:rFonts w:ascii="Consolas" w:hAnsi="Consolas" w:cs="Consolas"/>
          <w:color w:val="000000" w:themeColor="text1"/>
          <w:sz w:val="21"/>
        </w:rPr>
        <w:t xml:space="preserve"> :</w:t>
      </w:r>
      <w:proofErr w:type="gramEnd"/>
      <w:r w:rsidRPr="002D3934">
        <w:rPr>
          <w:rFonts w:ascii="Consolas" w:hAnsi="Consolas" w:cs="Consolas"/>
          <w:color w:val="000000" w:themeColor="text1"/>
          <w:sz w:val="21"/>
        </w:rPr>
        <w:t>: String -&gt; String -&gt; Validation [String] String</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phoneNumberLength</w:t>
      </w:r>
      <w:proofErr w:type="spell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desc</w:t>
      </w:r>
      <w:proofErr w:type="spellEnd"/>
      <w:r w:rsidRPr="002D3934">
        <w:rPr>
          <w:rFonts w:ascii="Consolas" w:hAnsi="Consolas" w:cs="Consolas"/>
          <w:color w:val="000000" w:themeColor="text1"/>
          <w:sz w:val="21"/>
        </w:rPr>
        <w:t xml:space="preserve"> field | (length field) == 11 = Success field</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 otherwise = Failure [</w:t>
      </w:r>
      <w:proofErr w:type="spellStart"/>
      <w:r w:rsidRPr="002D3934">
        <w:rPr>
          <w:rFonts w:ascii="Consolas" w:hAnsi="Consolas" w:cs="Consolas"/>
          <w:color w:val="000000" w:themeColor="text1"/>
          <w:sz w:val="21"/>
        </w:rPr>
        <w:t>desc</w:t>
      </w:r>
      <w:proofErr w:type="spellEnd"/>
      <w:r w:rsidRPr="002D3934">
        <w:rPr>
          <w:rFonts w:ascii="Consolas" w:hAnsi="Consolas" w:cs="Consolas"/>
          <w:color w:val="000000" w:themeColor="text1"/>
          <w:sz w:val="21"/>
        </w:rPr>
        <w:t xml:space="preserve"> &lt;&gt; "'s length is not 11"]</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实现</w:t>
      </w:r>
      <w:r w:rsidRPr="002D3934">
        <w:rPr>
          <w:rFonts w:ascii="Georgia" w:hAnsi="Georgia"/>
          <w:color w:val="000000" w:themeColor="text1"/>
          <w:sz w:val="22"/>
          <w:szCs w:val="27"/>
        </w:rPr>
        <w:t xml:space="preserve"> Validation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Applicative instance</w:t>
      </w:r>
      <w:r w:rsidRPr="002D3934">
        <w:rPr>
          <w:rFonts w:ascii="Georgia" w:hAnsi="Georgia"/>
          <w:color w:val="000000" w:themeColor="text1"/>
          <w:sz w:val="22"/>
          <w:szCs w:val="27"/>
        </w:rPr>
        <w:t>，这样就可以把函数调用</w:t>
      </w:r>
      <w:r w:rsidRPr="002D3934">
        <w:rPr>
          <w:rFonts w:ascii="Georgia" w:hAnsi="Georgia"/>
          <w:color w:val="000000" w:themeColor="text1"/>
          <w:sz w:val="22"/>
          <w:szCs w:val="27"/>
        </w:rPr>
        <w:t>lift</w:t>
      </w:r>
      <w:r w:rsidRPr="002D3934">
        <w:rPr>
          <w:rFonts w:ascii="Georgia" w:hAnsi="Georgia"/>
          <w:color w:val="000000" w:themeColor="text1"/>
          <w:sz w:val="22"/>
          <w:szCs w:val="27"/>
        </w:rPr>
        <w:t>成带有验证的</w:t>
      </w:r>
      <w:r w:rsidRPr="002D3934">
        <w:rPr>
          <w:rFonts w:ascii="Georgia" w:hAnsi="Georgia"/>
          <w:color w:val="000000" w:themeColor="text1"/>
          <w:sz w:val="22"/>
          <w:szCs w:val="27"/>
        </w:rPr>
        <w:t xml:space="preserve"> Applicative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instance Semigroup e =&gt; Applicative (Validation e)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pure = Success</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Failure e1 &lt;*&gt; Failure e2 = Failure e1 &lt;&gt; Failure e2</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Failure e1 &lt;*&gt; Success </w:t>
      </w:r>
      <w:proofErr w:type="gramStart"/>
      <w:r w:rsidRPr="002D3934">
        <w:rPr>
          <w:rFonts w:ascii="Consolas" w:hAnsi="Consolas" w:cs="Consolas"/>
          <w:color w:val="000000" w:themeColor="text1"/>
          <w:sz w:val="21"/>
        </w:rPr>
        <w:t>_  =</w:t>
      </w:r>
      <w:proofErr w:type="gramEnd"/>
      <w:r w:rsidRPr="002D3934">
        <w:rPr>
          <w:rFonts w:ascii="Consolas" w:hAnsi="Consolas" w:cs="Consolas"/>
          <w:color w:val="000000" w:themeColor="text1"/>
          <w:sz w:val="21"/>
        </w:rPr>
        <w:t xml:space="preserve"> Failure e1</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Success </w:t>
      </w:r>
      <w:proofErr w:type="gramStart"/>
      <w:r w:rsidRPr="002D3934">
        <w:rPr>
          <w:rFonts w:ascii="Consolas" w:hAnsi="Consolas" w:cs="Consolas"/>
          <w:color w:val="000000" w:themeColor="text1"/>
          <w:sz w:val="21"/>
        </w:rPr>
        <w:t>_  &lt;</w:t>
      </w:r>
      <w:proofErr w:type="gramEnd"/>
      <w:r w:rsidRPr="002D3934">
        <w:rPr>
          <w:rFonts w:ascii="Consolas" w:hAnsi="Consolas" w:cs="Consolas"/>
          <w:color w:val="000000" w:themeColor="text1"/>
          <w:sz w:val="21"/>
        </w:rPr>
        <w:t>*&gt; Failure e2 = Failure e2</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Success </w:t>
      </w:r>
      <w:proofErr w:type="spellStart"/>
      <w:r w:rsidRPr="002D3934">
        <w:rPr>
          <w:rFonts w:ascii="Consolas" w:hAnsi="Consolas" w:cs="Consolas"/>
          <w:color w:val="000000" w:themeColor="text1"/>
          <w:sz w:val="21"/>
        </w:rPr>
        <w:t>f</w:t>
      </w:r>
      <w:proofErr w:type="spellEnd"/>
      <w:r w:rsidRPr="002D3934">
        <w:rPr>
          <w:rFonts w:ascii="Consolas" w:hAnsi="Consolas" w:cs="Consolas"/>
          <w:color w:val="000000" w:themeColor="text1"/>
          <w:sz w:val="21"/>
        </w:rPr>
        <w:t xml:space="preserve"> &lt;*&gt; Success a = Success (f a)</w:t>
      </w:r>
    </w:p>
    <w:p w:rsidR="00835BDC" w:rsidRPr="002D3934" w:rsidRDefault="00835BDC" w:rsidP="00835BDC">
      <w:pPr>
        <w:widowControl/>
        <w:numPr>
          <w:ilvl w:val="0"/>
          <w:numId w:val="21"/>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失败应用到失败会</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concat</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起来</w:t>
      </w:r>
    </w:p>
    <w:p w:rsidR="00835BDC" w:rsidRPr="002D3934" w:rsidRDefault="00835BDC" w:rsidP="00835BDC">
      <w:pPr>
        <w:widowControl/>
        <w:numPr>
          <w:ilvl w:val="0"/>
          <w:numId w:val="21"/>
        </w:numPr>
        <w:shd w:val="clear" w:color="auto" w:fill="FFFFFF"/>
        <w:spacing w:before="100" w:beforeAutospacing="1" w:after="100" w:afterAutospacing="1"/>
        <w:jc w:val="left"/>
        <w:rPr>
          <w:rFonts w:ascii="Georgia" w:hAnsi="Georgia"/>
          <w:color w:val="000000" w:themeColor="text1"/>
          <w:sz w:val="22"/>
          <w:szCs w:val="27"/>
        </w:rPr>
      </w:pPr>
      <w:proofErr w:type="gramStart"/>
      <w:r w:rsidRPr="002D3934">
        <w:rPr>
          <w:rFonts w:ascii="Georgia" w:hAnsi="Georgia"/>
          <w:color w:val="000000" w:themeColor="text1"/>
          <w:sz w:val="22"/>
          <w:szCs w:val="27"/>
        </w:rPr>
        <w:t>失败跟应用</w:t>
      </w:r>
      <w:proofErr w:type="gramEnd"/>
      <w:r w:rsidRPr="002D3934">
        <w:rPr>
          <w:rFonts w:ascii="Georgia" w:hAnsi="Georgia"/>
          <w:color w:val="000000" w:themeColor="text1"/>
          <w:sz w:val="22"/>
          <w:szCs w:val="27"/>
        </w:rPr>
        <w:t>或被成功应用还是失败</w:t>
      </w:r>
    </w:p>
    <w:p w:rsidR="00835BDC" w:rsidRPr="002D3934" w:rsidRDefault="00835BDC" w:rsidP="00835BDC">
      <w:pPr>
        <w:widowControl/>
        <w:numPr>
          <w:ilvl w:val="0"/>
          <w:numId w:val="21"/>
        </w:numPr>
        <w:shd w:val="clear" w:color="auto" w:fill="FFFFFF"/>
        <w:spacing w:before="100" w:beforeAutospacing="1" w:after="100" w:afterAutospacing="1"/>
        <w:jc w:val="left"/>
        <w:rPr>
          <w:rFonts w:ascii="Georgia" w:hAnsi="Georgia"/>
          <w:color w:val="000000" w:themeColor="text1"/>
          <w:sz w:val="22"/>
          <w:szCs w:val="27"/>
        </w:rPr>
      </w:pPr>
      <w:r w:rsidRPr="002D3934">
        <w:rPr>
          <w:rFonts w:ascii="Georgia" w:hAnsi="Georgia"/>
          <w:color w:val="000000" w:themeColor="text1"/>
          <w:sz w:val="22"/>
          <w:szCs w:val="27"/>
        </w:rPr>
        <w:t>只有成功应用到成功才能成功，这很符合验证的逻辑，一旦验证中发生任何错误，都应该返回失败。</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proofErr w:type="gramStart"/>
      <w:r w:rsidRPr="002D3934">
        <w:rPr>
          <w:rFonts w:ascii="Consolas" w:hAnsi="Consolas" w:cs="Consolas"/>
          <w:color w:val="000000" w:themeColor="text1"/>
          <w:sz w:val="21"/>
        </w:rPr>
        <w:t>createInfo</w:t>
      </w:r>
      <w:proofErr w:type="spellEnd"/>
      <w:r w:rsidRPr="002D3934">
        <w:rPr>
          <w:rFonts w:ascii="Consolas" w:hAnsi="Consolas" w:cs="Consolas"/>
          <w:color w:val="000000" w:themeColor="text1"/>
          <w:sz w:val="21"/>
        </w:rPr>
        <w:t xml:space="preserve"> :</w:t>
      </w:r>
      <w:proofErr w:type="gramEnd"/>
      <w:r w:rsidRPr="002D3934">
        <w:rPr>
          <w:rFonts w:ascii="Consolas" w:hAnsi="Consolas" w:cs="Consolas"/>
          <w:color w:val="000000" w:themeColor="text1"/>
          <w:sz w:val="21"/>
        </w:rPr>
        <w:t>: String -&gt; String -&gt; Validation [String] Info</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createInfo</w:t>
      </w:r>
      <w:proofErr w:type="spellEnd"/>
      <w:r w:rsidRPr="002D3934">
        <w:rPr>
          <w:rFonts w:ascii="Consolas" w:hAnsi="Consolas" w:cs="Consolas"/>
          <w:color w:val="000000" w:themeColor="text1"/>
          <w:sz w:val="21"/>
        </w:rPr>
        <w:t xml:space="preserve"> name phone = Info &lt;$&gt; </w:t>
      </w:r>
      <w:proofErr w:type="spellStart"/>
      <w:r w:rsidRPr="002D3934">
        <w:rPr>
          <w:rFonts w:ascii="Consolas" w:hAnsi="Consolas" w:cs="Consolas"/>
          <w:color w:val="000000" w:themeColor="text1"/>
          <w:sz w:val="21"/>
        </w:rPr>
        <w:t>notEmpty</w:t>
      </w:r>
      <w:proofErr w:type="spellEnd"/>
      <w:r w:rsidRPr="002D3934">
        <w:rPr>
          <w:rFonts w:ascii="Consolas" w:hAnsi="Consolas" w:cs="Consolas"/>
          <w:color w:val="000000" w:themeColor="text1"/>
          <w:sz w:val="21"/>
        </w:rPr>
        <w:t xml:space="preserve"> "name" name &lt;*&gt; </w:t>
      </w:r>
      <w:proofErr w:type="spellStart"/>
      <w:r w:rsidRPr="002D3934">
        <w:rPr>
          <w:rFonts w:ascii="Consolas" w:hAnsi="Consolas" w:cs="Consolas"/>
          <w:color w:val="000000" w:themeColor="text1"/>
          <w:sz w:val="21"/>
        </w:rPr>
        <w:t>phoneNumberLength</w:t>
      </w:r>
      <w:proofErr w:type="spellEnd"/>
      <w:r w:rsidRPr="002D3934">
        <w:rPr>
          <w:rFonts w:ascii="Consolas" w:hAnsi="Consolas" w:cs="Consolas"/>
          <w:color w:val="000000" w:themeColor="text1"/>
          <w:sz w:val="21"/>
        </w:rPr>
        <w:t xml:space="preserve"> "phone" phone</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现在我们就可以使用带</w:t>
      </w:r>
      <w:r w:rsidRPr="002D3934">
        <w:rPr>
          <w:rFonts w:ascii="Georgia" w:hAnsi="Georgia"/>
          <w:color w:val="000000" w:themeColor="text1"/>
          <w:sz w:val="22"/>
          <w:szCs w:val="27"/>
        </w:rPr>
        <w:t>validation</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createInfo</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来安全的创建</w:t>
      </w:r>
      <w:r w:rsidRPr="002D3934">
        <w:rPr>
          <w:rFonts w:ascii="Georgia" w:hAnsi="Georgia"/>
          <w:color w:val="000000" w:themeColor="text1"/>
          <w:sz w:val="22"/>
          <w:szCs w:val="27"/>
        </w:rPr>
        <w:t xml:space="preserve"> Info </w:t>
      </w:r>
      <w:r w:rsidRPr="002D3934">
        <w:rPr>
          <w:rFonts w:ascii="Georgia" w:hAnsi="Georgia"/>
          <w:color w:val="000000" w:themeColor="text1"/>
          <w:sz w:val="22"/>
          <w:szCs w:val="27"/>
        </w:rPr>
        <w:t>了</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createInfo</w:t>
      </w:r>
      <w:proofErr w:type="spell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jichao</w:t>
      </w:r>
      <w:proofErr w:type="spellEnd"/>
      <w:r w:rsidRPr="002D3934">
        <w:rPr>
          <w:rFonts w:ascii="Consolas" w:hAnsi="Consolas" w:cs="Consolas"/>
          <w:color w:val="000000" w:themeColor="text1"/>
          <w:sz w:val="21"/>
        </w:rPr>
        <w:t xml:space="preserve">" "12345678910" </w:t>
      </w:r>
      <w:r w:rsidRPr="002D3934">
        <w:rPr>
          <w:rFonts w:ascii="Consolas" w:hAnsi="Consolas" w:cs="Consolas"/>
          <w:i/>
          <w:iCs/>
          <w:color w:val="000000" w:themeColor="text1"/>
          <w:sz w:val="21"/>
        </w:rPr>
        <w:t>-- Success Info "</w:t>
      </w:r>
      <w:proofErr w:type="spellStart"/>
      <w:r w:rsidRPr="002D3934">
        <w:rPr>
          <w:rFonts w:ascii="Consolas" w:hAnsi="Consolas" w:cs="Consolas"/>
          <w:i/>
          <w:iCs/>
          <w:color w:val="000000" w:themeColor="text1"/>
          <w:sz w:val="21"/>
        </w:rPr>
        <w:t>jichao</w:t>
      </w:r>
      <w:proofErr w:type="spellEnd"/>
      <w:r w:rsidRPr="002D3934">
        <w:rPr>
          <w:rFonts w:ascii="Consolas" w:hAnsi="Consolas" w:cs="Consolas"/>
          <w:i/>
          <w:iCs/>
          <w:color w:val="000000" w:themeColor="text1"/>
          <w:sz w:val="21"/>
        </w:rPr>
        <w:t>" "12345678910"</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createInfo</w:t>
      </w:r>
      <w:proofErr w:type="spellEnd"/>
      <w:r w:rsidRPr="002D3934">
        <w:rPr>
          <w:rFonts w:ascii="Consolas" w:hAnsi="Consolas" w:cs="Consolas"/>
          <w:color w:val="000000" w:themeColor="text1"/>
          <w:sz w:val="21"/>
        </w:rPr>
        <w:t xml:space="preserve"> "" "123" </w:t>
      </w:r>
      <w:r w:rsidRPr="002D3934">
        <w:rPr>
          <w:rFonts w:ascii="Consolas" w:hAnsi="Consolas" w:cs="Consolas"/>
          <w:i/>
          <w:iCs/>
          <w:color w:val="000000" w:themeColor="text1"/>
          <w:sz w:val="21"/>
        </w:rPr>
        <w:t>-- Failure ["name cannot be empty!", "phone's length is not 11"]</w:t>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proofErr w:type="spellStart"/>
      <w:r w:rsidRPr="002D3934">
        <w:rPr>
          <w:rFonts w:ascii="Helvetica" w:hAnsi="Helvetica" w:cs="Helvetica"/>
          <w:color w:val="000000" w:themeColor="text1"/>
          <w:sz w:val="24"/>
        </w:rPr>
        <w:t>Cont</w:t>
      </w:r>
      <w:proofErr w:type="spellEnd"/>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proofErr w:type="spellStart"/>
      <w:r w:rsidRPr="002D3934">
        <w:rPr>
          <w:rFonts w:ascii="Georgia" w:hAnsi="Georgia"/>
          <w:color w:val="000000" w:themeColor="text1"/>
          <w:sz w:val="22"/>
          <w:szCs w:val="27"/>
        </w:rPr>
        <w:t>Cont</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是</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ruby>
          <w:rubyPr>
            <w:rubyAlign w:val="distributeSpace"/>
            <w:hps w:val="27"/>
            <w:hpsRaise w:val="24"/>
            <w:hpsBaseText w:val="22"/>
            <w:lid w:val="zh-CN"/>
          </w:rubyPr>
          <w:rt>
            <w:r w:rsidR="00835BDC" w:rsidRPr="002D3934">
              <w:rPr>
                <w:rFonts w:ascii="Georgia" w:hAnsi="Georgia"/>
                <w:color w:val="000000" w:themeColor="text1"/>
                <w:sz w:val="22"/>
                <w:szCs w:val="27"/>
              </w:rPr>
              <w:t>CPS</w:t>
            </w:r>
          </w:rt>
          <w:rubyBase>
            <w:r w:rsidR="00835BDC" w:rsidRPr="002D3934">
              <w:rPr>
                <w:rFonts w:ascii="Georgia" w:hAnsi="Georgia"/>
                <w:color w:val="000000" w:themeColor="text1"/>
                <w:sz w:val="22"/>
                <w:szCs w:val="27"/>
              </w:rPr>
              <w:t>Continuation Passing Style</w:t>
            </w:r>
          </w:rubyBase>
        </w:ruby>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monad</w:t>
      </w:r>
      <w:r w:rsidRPr="002D3934">
        <w:rPr>
          <w:rFonts w:ascii="Georgia" w:hAnsi="Georgia"/>
          <w:color w:val="000000" w:themeColor="text1"/>
          <w:sz w:val="22"/>
          <w:szCs w:val="27"/>
        </w:rPr>
        <w:t>，也就是说，它是包含</w:t>
      </w:r>
      <w:r w:rsidRPr="002D3934">
        <w:rPr>
          <w:rFonts w:ascii="Georgia" w:hAnsi="Georgia"/>
          <w:color w:val="000000" w:themeColor="text1"/>
          <w:sz w:val="22"/>
          <w:szCs w:val="27"/>
        </w:rPr>
        <w:t xml:space="preserve"> cps </w:t>
      </w:r>
      <w:r w:rsidRPr="002D3934">
        <w:rPr>
          <w:rFonts w:ascii="Georgia" w:hAnsi="Georgia"/>
          <w:color w:val="000000" w:themeColor="text1"/>
          <w:sz w:val="22"/>
          <w:szCs w:val="27"/>
        </w:rPr>
        <w:t>计算</w:t>
      </w:r>
      <w:r w:rsidRPr="002D3934">
        <w:rPr>
          <w:rFonts w:ascii="Georgia" w:hAnsi="Georgia"/>
          <w:color w:val="000000" w:themeColor="text1"/>
          <w:sz w:val="22"/>
          <w:szCs w:val="27"/>
        </w:rPr>
        <w:t xml:space="preserve"> monad</w:t>
      </w:r>
      <w:r w:rsidRPr="002D3934">
        <w:rPr>
          <w:rFonts w:ascii="Georgia" w:hAnsi="Georgia"/>
          <w:color w:val="000000" w:themeColor="text1"/>
          <w:sz w:val="22"/>
          <w:szCs w:val="27"/>
        </w:rPr>
        <w:t>。</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先看一下什么是</w:t>
      </w:r>
      <w:r w:rsidRPr="002D3934">
        <w:rPr>
          <w:rFonts w:ascii="Georgia" w:hAnsi="Georgia"/>
          <w:color w:val="000000" w:themeColor="text1"/>
          <w:sz w:val="22"/>
          <w:szCs w:val="27"/>
        </w:rPr>
        <w:t xml:space="preserve"> CPS</w:t>
      </w:r>
      <w:r w:rsidRPr="002D3934">
        <w:rPr>
          <w:rFonts w:ascii="Georgia" w:hAnsi="Georgia"/>
          <w:color w:val="000000" w:themeColor="text1"/>
          <w:sz w:val="22"/>
          <w:szCs w:val="27"/>
        </w:rPr>
        <w:t>，比如有一个加法</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gramStart"/>
      <w:r w:rsidRPr="002D3934">
        <w:rPr>
          <w:rFonts w:ascii="Consolas" w:hAnsi="Consolas" w:cs="Consolas"/>
          <w:color w:val="000000" w:themeColor="text1"/>
          <w:sz w:val="21"/>
        </w:rPr>
        <w:t>add :</w:t>
      </w:r>
      <w:proofErr w:type="gram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Int</w:t>
      </w:r>
      <w:proofErr w:type="spellEnd"/>
      <w:r w:rsidRPr="002D3934">
        <w:rPr>
          <w:rFonts w:ascii="Consolas" w:hAnsi="Consolas" w:cs="Consolas"/>
          <w:color w:val="000000" w:themeColor="text1"/>
          <w:sz w:val="21"/>
        </w:rPr>
        <w:t xml:space="preserve"> -&gt; </w:t>
      </w:r>
      <w:proofErr w:type="spellStart"/>
      <w:r w:rsidRPr="002D3934">
        <w:rPr>
          <w:rFonts w:ascii="Consolas" w:hAnsi="Consolas" w:cs="Consolas"/>
          <w:color w:val="000000" w:themeColor="text1"/>
          <w:sz w:val="21"/>
        </w:rPr>
        <w:t>Int</w:t>
      </w:r>
      <w:proofErr w:type="spellEnd"/>
      <w:r w:rsidRPr="002D3934">
        <w:rPr>
          <w:rFonts w:ascii="Consolas" w:hAnsi="Consolas" w:cs="Consolas"/>
          <w:color w:val="000000" w:themeColor="text1"/>
          <w:sz w:val="21"/>
        </w:rPr>
        <w:t xml:space="preserve"> -&gt; </w:t>
      </w:r>
      <w:proofErr w:type="spellStart"/>
      <w:r w:rsidRPr="002D3934">
        <w:rPr>
          <w:rFonts w:ascii="Consolas" w:hAnsi="Consolas" w:cs="Consolas"/>
          <w:color w:val="000000" w:themeColor="text1"/>
          <w:sz w:val="21"/>
        </w:rPr>
        <w:t>Int</w:t>
      </w:r>
      <w:proofErr w:type="spellEnd"/>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add = (+)</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但是如果你想在算法加法后，能够继续进行一个其他的计算，那么就可以写一个</w:t>
      </w:r>
      <w:r w:rsidRPr="002D3934">
        <w:rPr>
          <w:rFonts w:ascii="Georgia" w:hAnsi="Georgia"/>
          <w:color w:val="000000" w:themeColor="text1"/>
          <w:sz w:val="22"/>
          <w:szCs w:val="27"/>
        </w:rPr>
        <w:t xml:space="preserve"> cps</w:t>
      </w:r>
      <w:r w:rsidRPr="002D3934">
        <w:rPr>
          <w:rFonts w:ascii="Georgia" w:hAnsi="Georgia"/>
          <w:color w:val="000000" w:themeColor="text1"/>
          <w:sz w:val="22"/>
          <w:szCs w:val="27"/>
        </w:rPr>
        <w:t>版本的加法</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proofErr w:type="gramStart"/>
      <w:r w:rsidRPr="002D3934">
        <w:rPr>
          <w:rFonts w:ascii="Consolas" w:hAnsi="Consolas" w:cs="Consolas"/>
          <w:color w:val="000000" w:themeColor="text1"/>
          <w:sz w:val="21"/>
        </w:rPr>
        <w:t>addCPS</w:t>
      </w:r>
      <w:proofErr w:type="spellEnd"/>
      <w:r w:rsidRPr="002D3934">
        <w:rPr>
          <w:rFonts w:ascii="Consolas" w:hAnsi="Consolas" w:cs="Consolas"/>
          <w:color w:val="000000" w:themeColor="text1"/>
          <w:sz w:val="21"/>
        </w:rPr>
        <w:t xml:space="preserve"> :</w:t>
      </w:r>
      <w:proofErr w:type="gram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Int</w:t>
      </w:r>
      <w:proofErr w:type="spellEnd"/>
      <w:r w:rsidRPr="002D3934">
        <w:rPr>
          <w:rFonts w:ascii="Consolas" w:hAnsi="Consolas" w:cs="Consolas"/>
          <w:color w:val="000000" w:themeColor="text1"/>
          <w:sz w:val="21"/>
        </w:rPr>
        <w:t xml:space="preserve"> -&gt; </w:t>
      </w:r>
      <w:proofErr w:type="spellStart"/>
      <w:r w:rsidRPr="002D3934">
        <w:rPr>
          <w:rFonts w:ascii="Consolas" w:hAnsi="Consolas" w:cs="Consolas"/>
          <w:color w:val="000000" w:themeColor="text1"/>
          <w:sz w:val="21"/>
        </w:rPr>
        <w:t>Int</w:t>
      </w:r>
      <w:proofErr w:type="spellEnd"/>
      <w:r w:rsidRPr="002D3934">
        <w:rPr>
          <w:rFonts w:ascii="Consolas" w:hAnsi="Consolas" w:cs="Consolas"/>
          <w:color w:val="000000" w:themeColor="text1"/>
          <w:sz w:val="21"/>
        </w:rPr>
        <w:t xml:space="preserve"> -&gt; (</w:t>
      </w:r>
      <w:proofErr w:type="spellStart"/>
      <w:r w:rsidRPr="002D3934">
        <w:rPr>
          <w:rFonts w:ascii="Consolas" w:hAnsi="Consolas" w:cs="Consolas"/>
          <w:color w:val="000000" w:themeColor="text1"/>
          <w:sz w:val="21"/>
        </w:rPr>
        <w:t>Int</w:t>
      </w:r>
      <w:proofErr w:type="spellEnd"/>
      <w:r w:rsidRPr="002D3934">
        <w:rPr>
          <w:rFonts w:ascii="Consolas" w:hAnsi="Consolas" w:cs="Consolas"/>
          <w:color w:val="000000" w:themeColor="text1"/>
          <w:sz w:val="21"/>
        </w:rPr>
        <w:t xml:space="preserve"> -&gt; r) -&gt; r</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addCPS</w:t>
      </w:r>
      <w:proofErr w:type="spellEnd"/>
      <w:r w:rsidRPr="002D3934">
        <w:rPr>
          <w:rFonts w:ascii="Consolas" w:hAnsi="Consolas" w:cs="Consolas"/>
          <w:color w:val="000000" w:themeColor="text1"/>
          <w:sz w:val="21"/>
        </w:rPr>
        <w:t xml:space="preserve"> a b k = k (a + b)</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非常简单，现在我们可以看看为什么需要一个</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Cont</w:t>
      </w:r>
      <w:proofErr w:type="spellEnd"/>
      <w:r w:rsidRPr="002D3934">
        <w:rPr>
          <w:rFonts w:ascii="Georgia" w:hAnsi="Georgia"/>
          <w:color w:val="000000" w:themeColor="text1"/>
          <w:sz w:val="22"/>
          <w:szCs w:val="27"/>
        </w:rPr>
        <w:t xml:space="preserve"> monad </w:t>
      </w:r>
      <w:r w:rsidRPr="002D3934">
        <w:rPr>
          <w:rFonts w:ascii="Georgia" w:hAnsi="Georgia"/>
          <w:color w:val="000000" w:themeColor="text1"/>
          <w:sz w:val="22"/>
          <w:szCs w:val="27"/>
        </w:rPr>
        <w:t>来包住</w:t>
      </w:r>
      <w:r w:rsidRPr="002D3934">
        <w:rPr>
          <w:rFonts w:ascii="Georgia" w:hAnsi="Georgia"/>
          <w:color w:val="000000" w:themeColor="text1"/>
          <w:sz w:val="22"/>
          <w:szCs w:val="27"/>
        </w:rPr>
        <w:t xml:space="preserve"> CPS </w:t>
      </w:r>
      <w:r w:rsidRPr="002D3934">
        <w:rPr>
          <w:rFonts w:ascii="Georgia" w:hAnsi="Georgia"/>
          <w:color w:val="000000" w:themeColor="text1"/>
          <w:sz w:val="22"/>
          <w:szCs w:val="27"/>
        </w:rPr>
        <w:t>计算，首先，来看</w:t>
      </w:r>
      <w:r w:rsidRPr="002D3934">
        <w:rPr>
          <w:rFonts w:ascii="Georgia" w:hAnsi="Georgia"/>
          <w:color w:val="000000" w:themeColor="text1"/>
          <w:sz w:val="22"/>
          <w:szCs w:val="27"/>
        </w:rPr>
        <w:t xml:space="preserve"> ADT </w:t>
      </w:r>
      <w:r w:rsidRPr="002D3934">
        <w:rPr>
          <w:rFonts w:ascii="Georgia" w:hAnsi="Georgia"/>
          <w:color w:val="000000" w:themeColor="text1"/>
          <w:sz w:val="22"/>
          <w:szCs w:val="27"/>
        </w:rPr>
        <w:t>定义</w:t>
      </w:r>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spellStart"/>
      <w:r w:rsidRPr="002D3934">
        <w:rPr>
          <w:rFonts w:ascii="Consolas" w:hAnsi="Consolas" w:cs="Consolas"/>
          <w:color w:val="000000" w:themeColor="text1"/>
          <w:sz w:val="21"/>
        </w:rPr>
        <w:t>newtype</w:t>
      </w:r>
      <w:proofErr w:type="spell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Cont</w:t>
      </w:r>
      <w:proofErr w:type="spellEnd"/>
      <w:r w:rsidRPr="002D3934">
        <w:rPr>
          <w:rFonts w:ascii="Consolas" w:hAnsi="Consolas" w:cs="Consolas"/>
          <w:color w:val="000000" w:themeColor="text1"/>
          <w:sz w:val="21"/>
        </w:rPr>
        <w:t xml:space="preserve"> r a = </w:t>
      </w:r>
      <w:proofErr w:type="spellStart"/>
      <w:r w:rsidRPr="002D3934">
        <w:rPr>
          <w:rFonts w:ascii="Consolas" w:hAnsi="Consolas" w:cs="Consolas"/>
          <w:color w:val="000000" w:themeColor="text1"/>
          <w:sz w:val="21"/>
        </w:rPr>
        <w:t>Cont</w:t>
      </w:r>
      <w:proofErr w:type="spellEnd"/>
      <w:r w:rsidRPr="002D3934">
        <w:rPr>
          <w:rFonts w:ascii="Consolas" w:hAnsi="Consolas" w:cs="Consolas"/>
          <w:color w:val="000000" w:themeColor="text1"/>
          <w:sz w:val="21"/>
        </w:rPr>
        <w:t xml:space="preserve"> </w:t>
      </w:r>
      <w:proofErr w:type="gramStart"/>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runCont</w:t>
      </w:r>
      <w:proofErr w:type="spellEnd"/>
      <w:proofErr w:type="gramEnd"/>
      <w:r w:rsidRPr="002D3934">
        <w:rPr>
          <w:rFonts w:ascii="Consolas" w:hAnsi="Consolas" w:cs="Consolas"/>
          <w:color w:val="000000" w:themeColor="text1"/>
          <w:sz w:val="21"/>
        </w:rPr>
        <w:t xml:space="preserve"> :: ((a -&gt; r) -&gt; r) }</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又是一个同构的类型，</w:t>
      </w:r>
      <w:proofErr w:type="spellStart"/>
      <w:r w:rsidRPr="002D3934">
        <w:rPr>
          <w:rFonts w:ascii="Georgia" w:hAnsi="Georgia"/>
          <w:color w:val="000000" w:themeColor="text1"/>
          <w:sz w:val="22"/>
          <w:szCs w:val="27"/>
        </w:rPr>
        <w:t>Cont</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构造器只需要一个</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runCount</w:t>
      </w:r>
      <w:proofErr w:type="spellEnd"/>
      <w:r w:rsidRPr="002D3934">
        <w:rPr>
          <w:rFonts w:ascii="Georgia" w:hAnsi="Georgia"/>
          <w:color w:val="000000" w:themeColor="text1"/>
          <w:sz w:val="22"/>
          <w:szCs w:val="27"/>
        </w:rPr>
        <w:t>，也就是让他能继续计算的一个函数。</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完了之后来</w:t>
      </w:r>
      <w:proofErr w:type="gramStart"/>
      <w:r w:rsidRPr="002D3934">
        <w:rPr>
          <w:rFonts w:ascii="Georgia" w:hAnsi="Georgia"/>
          <w:color w:val="000000" w:themeColor="text1"/>
          <w:sz w:val="22"/>
          <w:szCs w:val="27"/>
        </w:rPr>
        <w:t>把之前</w:t>
      </w:r>
      <w:proofErr w:type="gramEnd"/>
      <w:r w:rsidRPr="002D3934">
        <w:rPr>
          <w:rFonts w:ascii="Georgia" w:hAnsi="Georgia"/>
          <w:color w:val="000000" w:themeColor="text1"/>
          <w:sz w:val="22"/>
          <w:szCs w:val="27"/>
        </w:rPr>
        <w:t>的</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addCPS</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改成</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Cont</w:t>
      </w:r>
      <w:proofErr w:type="spellEnd"/>
    </w:p>
    <w:p w:rsidR="00835BDC" w:rsidRPr="002D3934" w:rsidRDefault="00835BDC" w:rsidP="00835BDC">
      <w:pPr>
        <w:pStyle w:val="HTML0"/>
        <w:shd w:val="clear" w:color="auto" w:fill="FAFAFA"/>
        <w:spacing w:after="211"/>
        <w:rPr>
          <w:rFonts w:ascii="Consolas" w:hAnsi="Consolas" w:cs="Consolas"/>
          <w:color w:val="000000" w:themeColor="text1"/>
          <w:sz w:val="21"/>
        </w:rPr>
      </w:pPr>
      <w:proofErr w:type="gramStart"/>
      <w:r w:rsidRPr="002D3934">
        <w:rPr>
          <w:rFonts w:ascii="Consolas" w:hAnsi="Consolas" w:cs="Consolas"/>
          <w:color w:val="000000" w:themeColor="text1"/>
          <w:sz w:val="21"/>
        </w:rPr>
        <w:t>add :</w:t>
      </w:r>
      <w:proofErr w:type="gramEnd"/>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Int</w:t>
      </w:r>
      <w:proofErr w:type="spellEnd"/>
      <w:r w:rsidRPr="002D3934">
        <w:rPr>
          <w:rFonts w:ascii="Consolas" w:hAnsi="Consolas" w:cs="Consolas"/>
          <w:color w:val="000000" w:themeColor="text1"/>
          <w:sz w:val="21"/>
        </w:rPr>
        <w:t xml:space="preserve"> -&gt; </w:t>
      </w:r>
      <w:proofErr w:type="spellStart"/>
      <w:r w:rsidRPr="002D3934">
        <w:rPr>
          <w:rFonts w:ascii="Consolas" w:hAnsi="Consolas" w:cs="Consolas"/>
          <w:color w:val="000000" w:themeColor="text1"/>
          <w:sz w:val="21"/>
        </w:rPr>
        <w:t>Int</w:t>
      </w:r>
      <w:proofErr w:type="spellEnd"/>
      <w:r w:rsidRPr="002D3934">
        <w:rPr>
          <w:rFonts w:ascii="Consolas" w:hAnsi="Consolas" w:cs="Consolas"/>
          <w:color w:val="000000" w:themeColor="text1"/>
          <w:sz w:val="21"/>
        </w:rPr>
        <w:t xml:space="preserve"> -&gt; </w:t>
      </w:r>
      <w:proofErr w:type="spellStart"/>
      <w:r w:rsidRPr="002D3934">
        <w:rPr>
          <w:rFonts w:ascii="Consolas" w:hAnsi="Consolas" w:cs="Consolas"/>
          <w:color w:val="000000" w:themeColor="text1"/>
          <w:sz w:val="21"/>
        </w:rPr>
        <w:t>Cont</w:t>
      </w:r>
      <w:proofErr w:type="spellEnd"/>
      <w:r w:rsidRPr="002D3934">
        <w:rPr>
          <w:rFonts w:ascii="Consolas" w:hAnsi="Consolas" w:cs="Consolas"/>
          <w:color w:val="000000" w:themeColor="text1"/>
          <w:sz w:val="21"/>
        </w:rPr>
        <w:t xml:space="preserve"> k </w:t>
      </w:r>
      <w:proofErr w:type="spellStart"/>
      <w:r w:rsidRPr="002D3934">
        <w:rPr>
          <w:rFonts w:ascii="Consolas" w:hAnsi="Consolas" w:cs="Consolas"/>
          <w:color w:val="000000" w:themeColor="text1"/>
          <w:sz w:val="21"/>
        </w:rPr>
        <w:t>Int</w:t>
      </w:r>
      <w:proofErr w:type="spellEnd"/>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add a b = return (a + b)</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注意到</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addCPS</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接收到</w:t>
      </w:r>
      <w:r w:rsidRPr="002D3934">
        <w:rPr>
          <w:rFonts w:ascii="Georgia" w:hAnsi="Georgia"/>
          <w:color w:val="000000" w:themeColor="text1"/>
          <w:sz w:val="22"/>
          <w:szCs w:val="27"/>
        </w:rPr>
        <w:t xml:space="preserve"> a </w:t>
      </w:r>
      <w:r w:rsidRPr="002D3934">
        <w:rPr>
          <w:rFonts w:ascii="Georgia" w:hAnsi="Georgia"/>
          <w:color w:val="000000" w:themeColor="text1"/>
          <w:sz w:val="22"/>
          <w:szCs w:val="27"/>
        </w:rPr>
        <w:t>和</w:t>
      </w:r>
      <w:r w:rsidRPr="002D3934">
        <w:rPr>
          <w:rFonts w:ascii="Georgia" w:hAnsi="Georgia"/>
          <w:color w:val="000000" w:themeColor="text1"/>
          <w:sz w:val="22"/>
          <w:szCs w:val="27"/>
        </w:rPr>
        <w:t xml:space="preserve"> b </w:t>
      </w:r>
      <w:r w:rsidRPr="002D3934">
        <w:rPr>
          <w:rFonts w:ascii="Georgia" w:hAnsi="Georgia"/>
          <w:color w:val="000000" w:themeColor="text1"/>
          <w:sz w:val="22"/>
          <w:szCs w:val="27"/>
        </w:rPr>
        <w:t>之后返回的类型是</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w:t>
      </w:r>
      <w:proofErr w:type="spellStart"/>
      <w:r w:rsidRPr="002D3934">
        <w:rPr>
          <w:rStyle w:val="HTML"/>
          <w:rFonts w:ascii="Consolas" w:hAnsi="Consolas" w:cs="Consolas"/>
          <w:color w:val="000000" w:themeColor="text1"/>
          <w:sz w:val="21"/>
          <w:shd w:val="clear" w:color="auto" w:fill="EEEEEE"/>
        </w:rPr>
        <w:t>Int</w:t>
      </w:r>
      <w:proofErr w:type="spellEnd"/>
      <w:r w:rsidRPr="002D3934">
        <w:rPr>
          <w:rStyle w:val="HTML"/>
          <w:rFonts w:ascii="Consolas" w:hAnsi="Consolas" w:cs="Consolas"/>
          <w:color w:val="000000" w:themeColor="text1"/>
          <w:sz w:val="21"/>
          <w:shd w:val="clear" w:color="auto" w:fill="EEEEEE"/>
        </w:rPr>
        <w:t xml:space="preserve"> -&gt; r) -&gt; r</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，而</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Cont</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版本的</w:t>
      </w:r>
      <w:r w:rsidRPr="002D3934">
        <w:rPr>
          <w:rStyle w:val="HTML"/>
          <w:rFonts w:ascii="Consolas" w:hAnsi="Consolas" w:cs="Consolas"/>
          <w:color w:val="000000" w:themeColor="text1"/>
          <w:sz w:val="21"/>
          <w:shd w:val="clear" w:color="auto" w:fill="EEEEEE"/>
        </w:rPr>
        <w:t>add</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返回</w:t>
      </w:r>
      <w:r w:rsidRPr="002D3934">
        <w:rPr>
          <w:rStyle w:val="apple-converted-space"/>
          <w:rFonts w:ascii="Georgia" w:hAnsi="Georgia"/>
          <w:color w:val="000000" w:themeColor="text1"/>
          <w:sz w:val="22"/>
          <w:szCs w:val="27"/>
        </w:rPr>
        <w:t> </w:t>
      </w:r>
      <w:proofErr w:type="spellStart"/>
      <w:r w:rsidRPr="002D3934">
        <w:rPr>
          <w:rStyle w:val="HTML"/>
          <w:rFonts w:ascii="Consolas" w:hAnsi="Consolas" w:cs="Consolas"/>
          <w:color w:val="000000" w:themeColor="text1"/>
          <w:sz w:val="21"/>
          <w:shd w:val="clear" w:color="auto" w:fill="EEEEEE"/>
        </w:rPr>
        <w:t>Cont</w:t>
      </w:r>
      <w:proofErr w:type="spellEnd"/>
      <w:r w:rsidRPr="002D3934">
        <w:rPr>
          <w:rStyle w:val="HTML"/>
          <w:rFonts w:ascii="Consolas" w:hAnsi="Consolas" w:cs="Consolas"/>
          <w:color w:val="000000" w:themeColor="text1"/>
          <w:sz w:val="21"/>
          <w:shd w:val="clear" w:color="auto" w:fill="EEEEEE"/>
        </w:rPr>
        <w:t xml:space="preserve"> k </w:t>
      </w:r>
      <w:proofErr w:type="spellStart"/>
      <w:r w:rsidRPr="002D3934">
        <w:rPr>
          <w:rStyle w:val="HTML"/>
          <w:rFonts w:ascii="Consolas" w:hAnsi="Consolas" w:cs="Consolas"/>
          <w:color w:val="000000" w:themeColor="text1"/>
          <w:sz w:val="21"/>
          <w:shd w:val="clear" w:color="auto" w:fill="EEEEEE"/>
        </w:rPr>
        <w:t>Int</w:t>
      </w:r>
      <w:proofErr w:type="spellEnd"/>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明显构造</w:t>
      </w:r>
      <w:r w:rsidRPr="002D3934">
        <w:rPr>
          <w:rStyle w:val="apple-converted-space"/>
          <w:rFonts w:ascii="Georgia" w:hAnsi="Georgia"/>
          <w:color w:val="000000" w:themeColor="text1"/>
          <w:sz w:val="22"/>
          <w:szCs w:val="27"/>
        </w:rPr>
        <w:t> </w:t>
      </w:r>
      <w:proofErr w:type="spellStart"/>
      <w:r w:rsidRPr="002D3934">
        <w:rPr>
          <w:rStyle w:val="HTML"/>
          <w:rFonts w:ascii="Consolas" w:hAnsi="Consolas" w:cs="Consolas"/>
          <w:color w:val="000000" w:themeColor="text1"/>
          <w:sz w:val="21"/>
          <w:shd w:val="clear" w:color="auto" w:fill="EEEEEE"/>
        </w:rPr>
        <w:t>Cont</w:t>
      </w:r>
      <w:proofErr w:type="spellEnd"/>
      <w:r w:rsidRPr="002D3934">
        <w:rPr>
          <w:rStyle w:val="HTML"/>
          <w:rFonts w:ascii="Consolas" w:hAnsi="Consolas" w:cs="Consolas"/>
          <w:color w:val="000000" w:themeColor="text1"/>
          <w:sz w:val="21"/>
          <w:shd w:val="clear" w:color="auto" w:fill="EEEEEE"/>
        </w:rPr>
        <w:t xml:space="preserve"> k </w:t>
      </w:r>
      <w:proofErr w:type="spellStart"/>
      <w:r w:rsidRPr="002D3934">
        <w:rPr>
          <w:rStyle w:val="HTML"/>
          <w:rFonts w:ascii="Consolas" w:hAnsi="Consolas" w:cs="Consolas"/>
          <w:color w:val="000000" w:themeColor="text1"/>
          <w:sz w:val="21"/>
          <w:shd w:val="clear" w:color="auto" w:fill="EEEEEE"/>
        </w:rPr>
        <w:t>Int</w:t>
      </w:r>
      <w:proofErr w:type="spellEnd"/>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也正是需要</w:t>
      </w:r>
      <w:r w:rsidRPr="002D3934">
        <w:rPr>
          <w:rStyle w:val="apple-converted-space"/>
          <w:rFonts w:ascii="Georgia" w:hAnsi="Georgia"/>
          <w:color w:val="000000" w:themeColor="text1"/>
          <w:sz w:val="22"/>
          <w:szCs w:val="27"/>
        </w:rPr>
        <w:t> </w:t>
      </w:r>
      <w:r w:rsidRPr="002D3934">
        <w:rPr>
          <w:rStyle w:val="HTML"/>
          <w:rFonts w:ascii="Consolas" w:hAnsi="Consolas" w:cs="Consolas"/>
          <w:color w:val="000000" w:themeColor="text1"/>
          <w:sz w:val="21"/>
          <w:shd w:val="clear" w:color="auto" w:fill="EEEEEE"/>
        </w:rPr>
        <w:t>(</w:t>
      </w:r>
      <w:proofErr w:type="spellStart"/>
      <w:r w:rsidRPr="002D3934">
        <w:rPr>
          <w:rStyle w:val="HTML"/>
          <w:rFonts w:ascii="Consolas" w:hAnsi="Consolas" w:cs="Consolas"/>
          <w:color w:val="000000" w:themeColor="text1"/>
          <w:sz w:val="21"/>
          <w:shd w:val="clear" w:color="auto" w:fill="EEEEEE"/>
        </w:rPr>
        <w:t>Int</w:t>
      </w:r>
      <w:proofErr w:type="spellEnd"/>
      <w:r w:rsidRPr="002D3934">
        <w:rPr>
          <w:rStyle w:val="HTML"/>
          <w:rFonts w:ascii="Consolas" w:hAnsi="Consolas" w:cs="Consolas"/>
          <w:color w:val="000000" w:themeColor="text1"/>
          <w:sz w:val="21"/>
          <w:shd w:val="clear" w:color="auto" w:fill="EEEEEE"/>
        </w:rPr>
        <w:t xml:space="preserve"> -&gt; r) -&gt; r</w:t>
      </w:r>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，所以</w:t>
      </w:r>
      <w:r w:rsidRPr="002D3934">
        <w:rPr>
          <w:rFonts w:ascii="Georgia" w:hAnsi="Georgia"/>
          <w:color w:val="000000" w:themeColor="text1"/>
          <w:sz w:val="22"/>
          <w:szCs w:val="27"/>
        </w:rPr>
        <w:t xml:space="preserve"> </w:t>
      </w:r>
      <w:proofErr w:type="spellStart"/>
      <w:r w:rsidRPr="002D3934">
        <w:rPr>
          <w:rFonts w:ascii="Georgia" w:hAnsi="Georgia"/>
          <w:color w:val="000000" w:themeColor="text1"/>
          <w:sz w:val="22"/>
          <w:szCs w:val="27"/>
        </w:rPr>
        <w:t>Cont</w:t>
      </w:r>
      <w:proofErr w:type="spellEnd"/>
      <w:r w:rsidRPr="002D3934">
        <w:rPr>
          <w:rFonts w:ascii="Georgia" w:hAnsi="Georgia"/>
          <w:color w:val="000000" w:themeColor="text1"/>
          <w:sz w:val="22"/>
          <w:szCs w:val="27"/>
        </w:rPr>
        <w:t xml:space="preserve"> </w:t>
      </w:r>
      <w:r w:rsidRPr="002D3934">
        <w:rPr>
          <w:rFonts w:ascii="Georgia" w:hAnsi="Georgia"/>
          <w:color w:val="000000" w:themeColor="text1"/>
          <w:sz w:val="22"/>
          <w:szCs w:val="27"/>
        </w:rPr>
        <w:t>就是算了</w:t>
      </w:r>
      <w:r w:rsidRPr="002D3934">
        <w:rPr>
          <w:rFonts w:ascii="Georgia" w:hAnsi="Georgia"/>
          <w:color w:val="000000" w:themeColor="text1"/>
          <w:sz w:val="22"/>
          <w:szCs w:val="27"/>
        </w:rPr>
        <w:t xml:space="preserve"> k </w:t>
      </w:r>
      <w:r w:rsidRPr="002D3934">
        <w:rPr>
          <w:rFonts w:ascii="Georgia" w:hAnsi="Georgia"/>
          <w:color w:val="000000" w:themeColor="text1"/>
          <w:sz w:val="22"/>
          <w:szCs w:val="27"/>
        </w:rPr>
        <w:t>的抽象了。</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instance Monad (</w:t>
      </w:r>
      <w:proofErr w:type="spellStart"/>
      <w:r w:rsidRPr="002D3934">
        <w:rPr>
          <w:rFonts w:ascii="Consolas" w:hAnsi="Consolas" w:cs="Consolas"/>
          <w:color w:val="000000" w:themeColor="text1"/>
          <w:sz w:val="21"/>
        </w:rPr>
        <w:t>Cont</w:t>
      </w:r>
      <w:proofErr w:type="spellEnd"/>
      <w:r w:rsidRPr="002D3934">
        <w:rPr>
          <w:rFonts w:ascii="Consolas" w:hAnsi="Consolas" w:cs="Consolas"/>
          <w:color w:val="000000" w:themeColor="text1"/>
          <w:sz w:val="21"/>
        </w:rPr>
        <w:t xml:space="preserve"> r) where</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return a       = </w:t>
      </w:r>
      <w:proofErr w:type="spellStart"/>
      <w:r w:rsidRPr="002D3934">
        <w:rPr>
          <w:rFonts w:ascii="Consolas" w:hAnsi="Consolas" w:cs="Consolas"/>
          <w:color w:val="000000" w:themeColor="text1"/>
          <w:sz w:val="21"/>
        </w:rPr>
        <w:t>Cont</w:t>
      </w:r>
      <w:proofErr w:type="spellEnd"/>
      <w:r w:rsidRPr="002D3934">
        <w:rPr>
          <w:rFonts w:ascii="Consolas" w:hAnsi="Consolas" w:cs="Consolas"/>
          <w:color w:val="000000" w:themeColor="text1"/>
          <w:sz w:val="21"/>
        </w:rPr>
        <w:t xml:space="preserve"> $ \k -&gt; k a</w:t>
      </w:r>
    </w:p>
    <w:p w:rsidR="00835BDC" w:rsidRPr="002D3934" w:rsidRDefault="00835BDC" w:rsidP="00835BDC">
      <w:pPr>
        <w:pStyle w:val="HTML0"/>
        <w:shd w:val="clear" w:color="auto" w:fill="FAFAFA"/>
        <w:spacing w:after="211"/>
        <w:rPr>
          <w:rFonts w:ascii="Consolas" w:hAnsi="Consolas" w:cs="Consolas"/>
          <w:color w:val="000000" w:themeColor="text1"/>
          <w:sz w:val="21"/>
        </w:rPr>
      </w:pPr>
      <w:r w:rsidRPr="002D3934">
        <w:rPr>
          <w:rFonts w:ascii="Consolas" w:hAnsi="Consolas" w:cs="Consolas"/>
          <w:color w:val="000000" w:themeColor="text1"/>
          <w:sz w:val="21"/>
        </w:rPr>
        <w:t xml:space="preserve">    (</w:t>
      </w:r>
      <w:proofErr w:type="spellStart"/>
      <w:r w:rsidRPr="002D3934">
        <w:rPr>
          <w:rFonts w:ascii="Consolas" w:hAnsi="Consolas" w:cs="Consolas"/>
          <w:color w:val="000000" w:themeColor="text1"/>
          <w:sz w:val="21"/>
        </w:rPr>
        <w:t>Cont</w:t>
      </w:r>
      <w:proofErr w:type="spellEnd"/>
      <w:r w:rsidRPr="002D3934">
        <w:rPr>
          <w:rFonts w:ascii="Consolas" w:hAnsi="Consolas" w:cs="Consolas"/>
          <w:color w:val="000000" w:themeColor="text1"/>
          <w:sz w:val="21"/>
        </w:rPr>
        <w:t xml:space="preserve"> c) &gt;&gt;= f = </w:t>
      </w:r>
      <w:proofErr w:type="spellStart"/>
      <w:r w:rsidRPr="002D3934">
        <w:rPr>
          <w:rFonts w:ascii="Consolas" w:hAnsi="Consolas" w:cs="Consolas"/>
          <w:color w:val="000000" w:themeColor="text1"/>
          <w:sz w:val="21"/>
        </w:rPr>
        <w:t>Cont</w:t>
      </w:r>
      <w:proofErr w:type="spellEnd"/>
      <w:r w:rsidRPr="002D3934">
        <w:rPr>
          <w:rFonts w:ascii="Consolas" w:hAnsi="Consolas" w:cs="Consolas"/>
          <w:color w:val="000000" w:themeColor="text1"/>
          <w:sz w:val="21"/>
        </w:rPr>
        <w:t xml:space="preserve"> $ \k -&gt; c (\a -&gt; </w:t>
      </w:r>
      <w:proofErr w:type="spellStart"/>
      <w:r w:rsidRPr="002D3934">
        <w:rPr>
          <w:rFonts w:ascii="Consolas" w:hAnsi="Consolas" w:cs="Consolas"/>
          <w:color w:val="000000" w:themeColor="text1"/>
          <w:sz w:val="21"/>
        </w:rPr>
        <w:t>runCont</w:t>
      </w:r>
      <w:proofErr w:type="spellEnd"/>
      <w:r w:rsidRPr="002D3934">
        <w:rPr>
          <w:rFonts w:ascii="Consolas" w:hAnsi="Consolas" w:cs="Consolas"/>
          <w:color w:val="000000" w:themeColor="text1"/>
          <w:sz w:val="21"/>
        </w:rPr>
        <w:t xml:space="preserve"> (f a) k)</w:t>
      </w:r>
    </w:p>
    <w:p w:rsidR="00835BDC" w:rsidRPr="002D3934" w:rsidRDefault="00835BDC" w:rsidP="00835BDC">
      <w:pPr>
        <w:pStyle w:val="3"/>
        <w:shd w:val="clear" w:color="auto" w:fill="FFFFFF"/>
        <w:spacing w:before="240" w:after="120"/>
        <w:rPr>
          <w:rFonts w:ascii="Helvetica" w:hAnsi="Helvetica" w:cs="Helvetica"/>
          <w:color w:val="000000" w:themeColor="text1"/>
          <w:sz w:val="22"/>
          <w:szCs w:val="27"/>
        </w:rPr>
      </w:pPr>
      <w:r w:rsidRPr="002D3934">
        <w:rPr>
          <w:rFonts w:ascii="Helvetica" w:hAnsi="Helvetica" w:cs="Helvetica"/>
          <w:color w:val="000000" w:themeColor="text1"/>
          <w:sz w:val="24"/>
        </w:rPr>
        <w:t>Summary</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第二部分食用部分也讲完了，</w:t>
      </w:r>
      <w:r w:rsidRPr="002D3934">
        <w:rPr>
          <w:rFonts w:ascii="Georgia" w:hAnsi="Georgia"/>
          <w:color w:val="000000" w:themeColor="text1"/>
          <w:sz w:val="22"/>
          <w:szCs w:val="27"/>
        </w:rPr>
        <w:t xml:space="preserve"> </w:t>
      </w:r>
      <w:r w:rsidRPr="002D3934">
        <w:rPr>
          <w:rFonts w:ascii="Georgia" w:hAnsi="Georgia"/>
          <w:color w:val="000000" w:themeColor="text1"/>
          <w:sz w:val="22"/>
          <w:szCs w:val="27"/>
        </w:rPr>
        <w:t>不知是否以及大致了解了</w:t>
      </w:r>
      <w:r w:rsidRPr="002D3934">
        <w:rPr>
          <w:rFonts w:ascii="Georgia" w:hAnsi="Georgia"/>
          <w:color w:val="000000" w:themeColor="text1"/>
          <w:sz w:val="22"/>
          <w:szCs w:val="27"/>
        </w:rPr>
        <w:t>monad</w:t>
      </w:r>
      <w:r w:rsidRPr="002D3934">
        <w:rPr>
          <w:rFonts w:ascii="Georgia" w:hAnsi="Georgia"/>
          <w:color w:val="000000" w:themeColor="text1"/>
          <w:sz w:val="22"/>
          <w:szCs w:val="27"/>
        </w:rPr>
        <w:t>的</w:t>
      </w:r>
      <w:proofErr w:type="gramStart"/>
      <w:r w:rsidRPr="002D3934">
        <w:rPr>
          <w:rFonts w:ascii="Georgia" w:hAnsi="Georgia"/>
          <w:color w:val="000000" w:themeColor="text1"/>
          <w:sz w:val="22"/>
          <w:szCs w:val="27"/>
        </w:rPr>
        <w:t>尿性各种</w:t>
      </w:r>
      <w:proofErr w:type="gramEnd"/>
      <w:r w:rsidRPr="002D3934">
        <w:rPr>
          <w:rFonts w:ascii="Georgia" w:hAnsi="Georgia"/>
          <w:color w:val="000000" w:themeColor="text1"/>
          <w:sz w:val="22"/>
          <w:szCs w:val="27"/>
        </w:rPr>
        <w:t>基本玩法呢？通过这些常用的基本的</w:t>
      </w:r>
      <w:r w:rsidRPr="002D3934">
        <w:rPr>
          <w:rFonts w:ascii="Georgia" w:hAnsi="Georgia"/>
          <w:color w:val="000000" w:themeColor="text1"/>
          <w:sz w:val="22"/>
          <w:szCs w:val="27"/>
        </w:rPr>
        <w:t xml:space="preserve"> monad instance</w:t>
      </w:r>
      <w:r w:rsidRPr="002D3934">
        <w:rPr>
          <w:rFonts w:ascii="Georgia" w:hAnsi="Georgia"/>
          <w:color w:val="000000" w:themeColor="text1"/>
          <w:sz w:val="22"/>
          <w:szCs w:val="27"/>
        </w:rPr>
        <w:t>，解决命令式编程中的一些简单问题应该是够了。</w:t>
      </w:r>
    </w:p>
    <w:p w:rsidR="00835BDC" w:rsidRPr="002D3934" w:rsidRDefault="00835BDC" w:rsidP="00835BDC">
      <w:pPr>
        <w:pStyle w:val="a3"/>
        <w:shd w:val="clear" w:color="auto" w:fill="FFFFFF"/>
        <w:spacing w:before="0" w:beforeAutospacing="0"/>
        <w:rPr>
          <w:rFonts w:ascii="Georgia" w:hAnsi="Georgia"/>
          <w:color w:val="000000" w:themeColor="text1"/>
          <w:sz w:val="22"/>
          <w:szCs w:val="27"/>
        </w:rPr>
      </w:pPr>
      <w:r w:rsidRPr="002D3934">
        <w:rPr>
          <w:rFonts w:ascii="Georgia" w:hAnsi="Georgia"/>
          <w:color w:val="000000" w:themeColor="text1"/>
          <w:sz w:val="22"/>
          <w:szCs w:val="27"/>
        </w:rPr>
        <w:t>不过，接下来还有更变态的猫，就先叫她</w:t>
      </w:r>
      <w:r w:rsidRPr="002D3934">
        <w:rPr>
          <w:rStyle w:val="apple-converted-space"/>
          <w:rFonts w:ascii="Georgia" w:hAnsi="Georgia"/>
          <w:color w:val="000000" w:themeColor="text1"/>
          <w:sz w:val="22"/>
          <w:szCs w:val="27"/>
        </w:rPr>
        <w:t> </w:t>
      </w:r>
      <w:del w:id="8" w:author="Unknown">
        <w:r w:rsidRPr="002D3934">
          <w:rPr>
            <w:rFonts w:ascii="Georgia" w:hAnsi="Georgia"/>
            <w:color w:val="000000" w:themeColor="text1"/>
            <w:sz w:val="22"/>
            <w:szCs w:val="27"/>
          </w:rPr>
          <w:delText>搞基</w:delText>
        </w:r>
      </w:del>
      <w:r w:rsidRPr="002D3934">
        <w:rPr>
          <w:rStyle w:val="apple-converted-space"/>
          <w:rFonts w:ascii="Georgia" w:hAnsi="Georgia"/>
          <w:color w:val="000000" w:themeColor="text1"/>
          <w:sz w:val="22"/>
          <w:szCs w:val="27"/>
        </w:rPr>
        <w:t> </w:t>
      </w:r>
      <w:r w:rsidRPr="002D3934">
        <w:rPr>
          <w:rFonts w:ascii="Georgia" w:hAnsi="Georgia"/>
          <w:color w:val="000000" w:themeColor="text1"/>
          <w:sz w:val="22"/>
          <w:szCs w:val="27"/>
        </w:rPr>
        <w:t>猫呢好了。</w:t>
      </w:r>
    </w:p>
    <w:p w:rsidR="009216A7" w:rsidRPr="002D3934" w:rsidRDefault="009216A7">
      <w:pPr>
        <w:rPr>
          <w:color w:val="000000" w:themeColor="text1"/>
          <w:sz w:val="18"/>
        </w:rPr>
      </w:pPr>
    </w:p>
    <w:sectPr w:rsidR="009216A7" w:rsidRPr="002D39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Helvetica">
    <w:panose1 w:val="020B0504020202020204"/>
    <w:charset w:val="00"/>
    <w:family w:val="swiss"/>
    <w:pitch w:val="variable"/>
    <w:sig w:usb0="E0002AFF" w:usb1="C0007843" w:usb2="00000009" w:usb3="00000000" w:csb0="000001FF" w:csb1="00000000"/>
  </w:font>
  <w:font w:name="Georgia">
    <w:charset w:val="00"/>
    <w:family w:val="roman"/>
    <w:pitch w:val="variable"/>
    <w:sig w:usb0="00000287" w:usb1="00000000" w:usb2="00000000" w:usb3="00000000" w:csb0="0000009F" w:csb1="00000000"/>
  </w:font>
  <w:font w:name="Consolas">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41B97"/>
    <w:multiLevelType w:val="multilevel"/>
    <w:tmpl w:val="4110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641A5"/>
    <w:multiLevelType w:val="multilevel"/>
    <w:tmpl w:val="57F6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A3A97"/>
    <w:multiLevelType w:val="multilevel"/>
    <w:tmpl w:val="C7EE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5128FD"/>
    <w:multiLevelType w:val="multilevel"/>
    <w:tmpl w:val="3B0A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C95A58"/>
    <w:multiLevelType w:val="multilevel"/>
    <w:tmpl w:val="5D6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3759CD"/>
    <w:multiLevelType w:val="multilevel"/>
    <w:tmpl w:val="BF104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100788"/>
    <w:multiLevelType w:val="multilevel"/>
    <w:tmpl w:val="4C58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4310F"/>
    <w:multiLevelType w:val="multilevel"/>
    <w:tmpl w:val="B814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D40AEB"/>
    <w:multiLevelType w:val="multilevel"/>
    <w:tmpl w:val="F198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F919C2"/>
    <w:multiLevelType w:val="multilevel"/>
    <w:tmpl w:val="C052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983AA2"/>
    <w:multiLevelType w:val="multilevel"/>
    <w:tmpl w:val="33D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A95C1F"/>
    <w:multiLevelType w:val="multilevel"/>
    <w:tmpl w:val="BE3A4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B615CD"/>
    <w:multiLevelType w:val="multilevel"/>
    <w:tmpl w:val="1446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665AC4"/>
    <w:multiLevelType w:val="multilevel"/>
    <w:tmpl w:val="A806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2F5929"/>
    <w:multiLevelType w:val="multilevel"/>
    <w:tmpl w:val="6DD6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DD0A50"/>
    <w:multiLevelType w:val="multilevel"/>
    <w:tmpl w:val="AA52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E30D0E"/>
    <w:multiLevelType w:val="multilevel"/>
    <w:tmpl w:val="F050F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781FA7"/>
    <w:multiLevelType w:val="multilevel"/>
    <w:tmpl w:val="F2D8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687937"/>
    <w:multiLevelType w:val="multilevel"/>
    <w:tmpl w:val="0352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855E88"/>
    <w:multiLevelType w:val="multilevel"/>
    <w:tmpl w:val="8704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970A88"/>
    <w:multiLevelType w:val="multilevel"/>
    <w:tmpl w:val="53C4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16"/>
  </w:num>
  <w:num w:numId="4">
    <w:abstractNumId w:val="18"/>
  </w:num>
  <w:num w:numId="5">
    <w:abstractNumId w:val="5"/>
  </w:num>
  <w:num w:numId="6">
    <w:abstractNumId w:val="1"/>
  </w:num>
  <w:num w:numId="7">
    <w:abstractNumId w:val="19"/>
  </w:num>
  <w:num w:numId="8">
    <w:abstractNumId w:val="15"/>
  </w:num>
  <w:num w:numId="9">
    <w:abstractNumId w:val="10"/>
  </w:num>
  <w:num w:numId="10">
    <w:abstractNumId w:val="9"/>
  </w:num>
  <w:num w:numId="11">
    <w:abstractNumId w:val="0"/>
  </w:num>
  <w:num w:numId="12">
    <w:abstractNumId w:val="13"/>
  </w:num>
  <w:num w:numId="13">
    <w:abstractNumId w:val="11"/>
  </w:num>
  <w:num w:numId="14">
    <w:abstractNumId w:val="3"/>
  </w:num>
  <w:num w:numId="15">
    <w:abstractNumId w:val="2"/>
  </w:num>
  <w:num w:numId="16">
    <w:abstractNumId w:val="7"/>
  </w:num>
  <w:num w:numId="17">
    <w:abstractNumId w:val="17"/>
  </w:num>
  <w:num w:numId="18">
    <w:abstractNumId w:val="4"/>
  </w:num>
  <w:num w:numId="19">
    <w:abstractNumId w:val="14"/>
  </w:num>
  <w:num w:numId="20">
    <w:abstractNumId w:val="20"/>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BDC"/>
    <w:rsid w:val="00076780"/>
    <w:rsid w:val="000F7B5E"/>
    <w:rsid w:val="002D3934"/>
    <w:rsid w:val="00774E6A"/>
    <w:rsid w:val="00835BDC"/>
    <w:rsid w:val="009216A7"/>
    <w:rsid w:val="00B706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EB7DB7-57FC-4285-A40D-35B564ABC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35BD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835B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35BD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35BD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35BDC"/>
    <w:rPr>
      <w:rFonts w:ascii="宋体" w:eastAsia="宋体" w:hAnsi="宋体" w:cs="宋体"/>
      <w:b/>
      <w:bCs/>
      <w:kern w:val="36"/>
      <w:sz w:val="48"/>
      <w:szCs w:val="48"/>
    </w:rPr>
  </w:style>
  <w:style w:type="character" w:customStyle="1" w:styleId="20">
    <w:name w:val="标题 2 字符"/>
    <w:basedOn w:val="a0"/>
    <w:link w:val="2"/>
    <w:uiPriority w:val="9"/>
    <w:semiHidden/>
    <w:rsid w:val="00835BD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35BDC"/>
    <w:rPr>
      <w:b/>
      <w:bCs/>
      <w:sz w:val="32"/>
      <w:szCs w:val="32"/>
    </w:rPr>
  </w:style>
  <w:style w:type="character" w:customStyle="1" w:styleId="40">
    <w:name w:val="标题 4 字符"/>
    <w:basedOn w:val="a0"/>
    <w:link w:val="4"/>
    <w:uiPriority w:val="9"/>
    <w:rsid w:val="00835BDC"/>
    <w:rPr>
      <w:rFonts w:asciiTheme="majorHAnsi" w:eastAsiaTheme="majorEastAsia" w:hAnsiTheme="majorHAnsi" w:cstheme="majorBidi"/>
      <w:b/>
      <w:bCs/>
      <w:sz w:val="28"/>
      <w:szCs w:val="28"/>
    </w:rPr>
  </w:style>
  <w:style w:type="paragraph" w:styleId="a3">
    <w:name w:val="Normal (Web)"/>
    <w:basedOn w:val="a"/>
    <w:uiPriority w:val="99"/>
    <w:semiHidden/>
    <w:unhideWhenUsed/>
    <w:rsid w:val="00835BDC"/>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835BDC"/>
    <w:rPr>
      <w:color w:val="0000FF"/>
      <w:u w:val="single"/>
    </w:rPr>
  </w:style>
  <w:style w:type="character" w:customStyle="1" w:styleId="apple-converted-space">
    <w:name w:val="apple-converted-space"/>
    <w:basedOn w:val="a0"/>
    <w:rsid w:val="00835BDC"/>
  </w:style>
  <w:style w:type="character" w:styleId="HTML">
    <w:name w:val="HTML Code"/>
    <w:basedOn w:val="a0"/>
    <w:uiPriority w:val="99"/>
    <w:semiHidden/>
    <w:unhideWhenUsed/>
    <w:rsid w:val="00835BDC"/>
    <w:rPr>
      <w:rFonts w:ascii="宋体" w:eastAsia="宋体" w:hAnsi="宋体" w:cs="宋体"/>
      <w:sz w:val="24"/>
      <w:szCs w:val="24"/>
    </w:rPr>
  </w:style>
  <w:style w:type="character" w:customStyle="1" w:styleId="figure-number">
    <w:name w:val="figure-number"/>
    <w:basedOn w:val="a0"/>
    <w:rsid w:val="00835BDC"/>
  </w:style>
  <w:style w:type="paragraph" w:styleId="HTML0">
    <w:name w:val="HTML Preformatted"/>
    <w:basedOn w:val="a"/>
    <w:link w:val="HTML1"/>
    <w:uiPriority w:val="99"/>
    <w:semiHidden/>
    <w:unhideWhenUsed/>
    <w:rsid w:val="00835B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835BDC"/>
    <w:rPr>
      <w:rFonts w:ascii="宋体" w:eastAsia="宋体" w:hAnsi="宋体" w:cs="宋体"/>
      <w:kern w:val="0"/>
      <w:sz w:val="24"/>
      <w:szCs w:val="24"/>
    </w:rPr>
  </w:style>
  <w:style w:type="paragraph" w:customStyle="1" w:styleId="msonormal0">
    <w:name w:val="msonormal"/>
    <w:basedOn w:val="a"/>
    <w:rsid w:val="00835BDC"/>
    <w:pPr>
      <w:widowControl/>
      <w:spacing w:before="100" w:beforeAutospacing="1" w:after="100" w:afterAutospacing="1"/>
      <w:jc w:val="left"/>
    </w:pPr>
    <w:rPr>
      <w:rFonts w:ascii="宋体" w:eastAsia="宋体" w:hAnsi="宋体" w:cs="宋体"/>
      <w:kern w:val="0"/>
      <w:sz w:val="24"/>
      <w:szCs w:val="24"/>
    </w:rPr>
  </w:style>
  <w:style w:type="character" w:styleId="a5">
    <w:name w:val="FollowedHyperlink"/>
    <w:basedOn w:val="a0"/>
    <w:uiPriority w:val="99"/>
    <w:semiHidden/>
    <w:unhideWhenUsed/>
    <w:rsid w:val="00835BDC"/>
    <w:rPr>
      <w:color w:val="800080"/>
      <w:u w:val="single"/>
    </w:rPr>
  </w:style>
  <w:style w:type="paragraph" w:styleId="a6">
    <w:name w:val="Balloon Text"/>
    <w:basedOn w:val="a"/>
    <w:link w:val="a7"/>
    <w:uiPriority w:val="99"/>
    <w:semiHidden/>
    <w:unhideWhenUsed/>
    <w:rsid w:val="00774E6A"/>
    <w:rPr>
      <w:sz w:val="18"/>
      <w:szCs w:val="18"/>
    </w:rPr>
  </w:style>
  <w:style w:type="character" w:customStyle="1" w:styleId="a7">
    <w:name w:val="批注框文本 字符"/>
    <w:basedOn w:val="a0"/>
    <w:link w:val="a6"/>
    <w:uiPriority w:val="99"/>
    <w:semiHidden/>
    <w:rsid w:val="00774E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998881">
      <w:bodyDiv w:val="1"/>
      <w:marLeft w:val="0"/>
      <w:marRight w:val="0"/>
      <w:marTop w:val="0"/>
      <w:marBottom w:val="0"/>
      <w:divBdr>
        <w:top w:val="none" w:sz="0" w:space="0" w:color="auto"/>
        <w:left w:val="none" w:sz="0" w:space="0" w:color="auto"/>
        <w:bottom w:val="none" w:sz="0" w:space="0" w:color="auto"/>
        <w:right w:val="none" w:sz="0" w:space="0" w:color="auto"/>
      </w:divBdr>
    </w:div>
    <w:div w:id="252981887">
      <w:bodyDiv w:val="1"/>
      <w:marLeft w:val="0"/>
      <w:marRight w:val="0"/>
      <w:marTop w:val="0"/>
      <w:marBottom w:val="0"/>
      <w:divBdr>
        <w:top w:val="none" w:sz="0" w:space="0" w:color="auto"/>
        <w:left w:val="none" w:sz="0" w:space="0" w:color="auto"/>
        <w:bottom w:val="none" w:sz="0" w:space="0" w:color="auto"/>
        <w:right w:val="none" w:sz="0" w:space="0" w:color="auto"/>
      </w:divBdr>
    </w:div>
    <w:div w:id="1104958341">
      <w:bodyDiv w:val="1"/>
      <w:marLeft w:val="0"/>
      <w:marRight w:val="0"/>
      <w:marTop w:val="0"/>
      <w:marBottom w:val="0"/>
      <w:divBdr>
        <w:top w:val="none" w:sz="0" w:space="0" w:color="auto"/>
        <w:left w:val="none" w:sz="0" w:space="0" w:color="auto"/>
        <w:bottom w:val="none" w:sz="0" w:space="0" w:color="auto"/>
        <w:right w:val="none" w:sz="0" w:space="0" w:color="auto"/>
      </w:divBdr>
      <w:divsChild>
        <w:div w:id="2017882609">
          <w:marLeft w:val="0"/>
          <w:marRight w:val="0"/>
          <w:marTop w:val="0"/>
          <w:marBottom w:val="0"/>
          <w:divBdr>
            <w:top w:val="none" w:sz="0" w:space="0" w:color="auto"/>
            <w:left w:val="none" w:sz="0" w:space="0" w:color="auto"/>
            <w:bottom w:val="none" w:sz="0" w:space="0" w:color="auto"/>
            <w:right w:val="none" w:sz="0" w:space="0" w:color="auto"/>
          </w:divBdr>
          <w:divsChild>
            <w:div w:id="863980047">
              <w:marLeft w:val="0"/>
              <w:marRight w:val="0"/>
              <w:marTop w:val="0"/>
              <w:marBottom w:val="0"/>
              <w:divBdr>
                <w:top w:val="none" w:sz="0" w:space="0" w:color="auto"/>
                <w:left w:val="none" w:sz="0" w:space="0" w:color="auto"/>
                <w:bottom w:val="none" w:sz="0" w:space="0" w:color="auto"/>
                <w:right w:val="none" w:sz="0" w:space="0" w:color="auto"/>
              </w:divBdr>
              <w:divsChild>
                <w:div w:id="1167136105">
                  <w:marLeft w:val="0"/>
                  <w:marRight w:val="0"/>
                  <w:marTop w:val="0"/>
                  <w:marBottom w:val="0"/>
                  <w:divBdr>
                    <w:top w:val="none" w:sz="0" w:space="0" w:color="auto"/>
                    <w:left w:val="none" w:sz="0" w:space="0" w:color="auto"/>
                    <w:bottom w:val="none" w:sz="0" w:space="0" w:color="auto"/>
                    <w:right w:val="none" w:sz="0" w:space="0" w:color="auto"/>
                  </w:divBdr>
                  <w:divsChild>
                    <w:div w:id="1657412859">
                      <w:marLeft w:val="0"/>
                      <w:marRight w:val="0"/>
                      <w:marTop w:val="0"/>
                      <w:marBottom w:val="0"/>
                      <w:divBdr>
                        <w:top w:val="none" w:sz="0" w:space="0" w:color="auto"/>
                        <w:left w:val="none" w:sz="0" w:space="0" w:color="auto"/>
                        <w:bottom w:val="none" w:sz="0" w:space="0" w:color="auto"/>
                        <w:right w:val="none" w:sz="0" w:space="0" w:color="auto"/>
                      </w:divBdr>
                    </w:div>
                    <w:div w:id="1745295962">
                      <w:blockQuote w:val="1"/>
                      <w:marLeft w:val="720"/>
                      <w:marRight w:val="720"/>
                      <w:marTop w:val="100"/>
                      <w:marBottom w:val="100"/>
                      <w:divBdr>
                        <w:top w:val="none" w:sz="0" w:space="0" w:color="auto"/>
                        <w:left w:val="single" w:sz="36" w:space="0" w:color="7A7A7A"/>
                        <w:bottom w:val="none" w:sz="0" w:space="0" w:color="auto"/>
                        <w:right w:val="none" w:sz="0" w:space="0" w:color="auto"/>
                      </w:divBdr>
                    </w:div>
                  </w:divsChild>
                </w:div>
                <w:div w:id="1502816597">
                  <w:marLeft w:val="0"/>
                  <w:marRight w:val="0"/>
                  <w:marTop w:val="0"/>
                  <w:marBottom w:val="0"/>
                  <w:divBdr>
                    <w:top w:val="none" w:sz="0" w:space="0" w:color="auto"/>
                    <w:left w:val="none" w:sz="0" w:space="0" w:color="auto"/>
                    <w:bottom w:val="none" w:sz="0" w:space="0" w:color="auto"/>
                    <w:right w:val="none" w:sz="0" w:space="0" w:color="auto"/>
                  </w:divBdr>
                  <w:divsChild>
                    <w:div w:id="1826051447">
                      <w:marLeft w:val="0"/>
                      <w:marRight w:val="0"/>
                      <w:marTop w:val="0"/>
                      <w:marBottom w:val="0"/>
                      <w:divBdr>
                        <w:top w:val="none" w:sz="0" w:space="0" w:color="auto"/>
                        <w:left w:val="none" w:sz="0" w:space="0" w:color="auto"/>
                        <w:bottom w:val="none" w:sz="0" w:space="0" w:color="auto"/>
                        <w:right w:val="none" w:sz="0" w:space="0" w:color="auto"/>
                      </w:divBdr>
                      <w:divsChild>
                        <w:div w:id="758716374">
                          <w:marLeft w:val="0"/>
                          <w:marRight w:val="0"/>
                          <w:marTop w:val="0"/>
                          <w:marBottom w:val="0"/>
                          <w:divBdr>
                            <w:top w:val="none" w:sz="0" w:space="0" w:color="auto"/>
                            <w:left w:val="none" w:sz="0" w:space="0" w:color="auto"/>
                            <w:bottom w:val="none" w:sz="0" w:space="0" w:color="auto"/>
                            <w:right w:val="none" w:sz="0" w:space="0" w:color="auto"/>
                          </w:divBdr>
                        </w:div>
                        <w:div w:id="1948417302">
                          <w:marLeft w:val="0"/>
                          <w:marRight w:val="0"/>
                          <w:marTop w:val="0"/>
                          <w:marBottom w:val="0"/>
                          <w:divBdr>
                            <w:top w:val="none" w:sz="0" w:space="0" w:color="auto"/>
                            <w:left w:val="none" w:sz="0" w:space="0" w:color="auto"/>
                            <w:bottom w:val="none" w:sz="0" w:space="0" w:color="auto"/>
                            <w:right w:val="none" w:sz="0" w:space="0" w:color="auto"/>
                          </w:divBdr>
                        </w:div>
                        <w:div w:id="156926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8758">
                  <w:marLeft w:val="0"/>
                  <w:marRight w:val="0"/>
                  <w:marTop w:val="0"/>
                  <w:marBottom w:val="0"/>
                  <w:divBdr>
                    <w:top w:val="none" w:sz="0" w:space="0" w:color="auto"/>
                    <w:left w:val="none" w:sz="0" w:space="0" w:color="auto"/>
                    <w:bottom w:val="none" w:sz="0" w:space="0" w:color="auto"/>
                    <w:right w:val="none" w:sz="0" w:space="0" w:color="auto"/>
                  </w:divBdr>
                  <w:divsChild>
                    <w:div w:id="9132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68205">
              <w:marLeft w:val="0"/>
              <w:marRight w:val="0"/>
              <w:marTop w:val="0"/>
              <w:marBottom w:val="0"/>
              <w:divBdr>
                <w:top w:val="none" w:sz="0" w:space="0" w:color="auto"/>
                <w:left w:val="none" w:sz="0" w:space="0" w:color="auto"/>
                <w:bottom w:val="none" w:sz="0" w:space="0" w:color="auto"/>
                <w:right w:val="none" w:sz="0" w:space="0" w:color="auto"/>
              </w:divBdr>
              <w:divsChild>
                <w:div w:id="616987666">
                  <w:marLeft w:val="0"/>
                  <w:marRight w:val="0"/>
                  <w:marTop w:val="0"/>
                  <w:marBottom w:val="0"/>
                  <w:divBdr>
                    <w:top w:val="none" w:sz="0" w:space="0" w:color="auto"/>
                    <w:left w:val="none" w:sz="0" w:space="0" w:color="auto"/>
                    <w:bottom w:val="none" w:sz="0" w:space="0" w:color="auto"/>
                    <w:right w:val="none" w:sz="0" w:space="0" w:color="auto"/>
                  </w:divBdr>
                  <w:divsChild>
                    <w:div w:id="1618680484">
                      <w:marLeft w:val="0"/>
                      <w:marRight w:val="0"/>
                      <w:marTop w:val="0"/>
                      <w:marBottom w:val="0"/>
                      <w:divBdr>
                        <w:top w:val="none" w:sz="0" w:space="0" w:color="auto"/>
                        <w:left w:val="none" w:sz="0" w:space="0" w:color="auto"/>
                        <w:bottom w:val="none" w:sz="0" w:space="0" w:color="auto"/>
                        <w:right w:val="none" w:sz="0" w:space="0" w:color="auto"/>
                      </w:divBdr>
                    </w:div>
                    <w:div w:id="482435385">
                      <w:marLeft w:val="0"/>
                      <w:marRight w:val="0"/>
                      <w:marTop w:val="0"/>
                      <w:marBottom w:val="0"/>
                      <w:divBdr>
                        <w:top w:val="none" w:sz="0" w:space="0" w:color="auto"/>
                        <w:left w:val="none" w:sz="0" w:space="0" w:color="auto"/>
                        <w:bottom w:val="none" w:sz="0" w:space="0" w:color="auto"/>
                        <w:right w:val="none" w:sz="0" w:space="0" w:color="auto"/>
                      </w:divBdr>
                    </w:div>
                    <w:div w:id="212527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85873">
              <w:marLeft w:val="0"/>
              <w:marRight w:val="0"/>
              <w:marTop w:val="0"/>
              <w:marBottom w:val="0"/>
              <w:divBdr>
                <w:top w:val="none" w:sz="0" w:space="0" w:color="auto"/>
                <w:left w:val="none" w:sz="0" w:space="0" w:color="auto"/>
                <w:bottom w:val="none" w:sz="0" w:space="0" w:color="auto"/>
                <w:right w:val="none" w:sz="0" w:space="0" w:color="auto"/>
              </w:divBdr>
              <w:divsChild>
                <w:div w:id="720178446">
                  <w:marLeft w:val="0"/>
                  <w:marRight w:val="0"/>
                  <w:marTop w:val="0"/>
                  <w:marBottom w:val="0"/>
                  <w:divBdr>
                    <w:top w:val="none" w:sz="0" w:space="0" w:color="auto"/>
                    <w:left w:val="none" w:sz="0" w:space="0" w:color="auto"/>
                    <w:bottom w:val="none" w:sz="0" w:space="0" w:color="auto"/>
                    <w:right w:val="none" w:sz="0" w:space="0" w:color="auto"/>
                  </w:divBdr>
                </w:div>
              </w:divsChild>
            </w:div>
            <w:div w:id="1621566062">
              <w:marLeft w:val="0"/>
              <w:marRight w:val="0"/>
              <w:marTop w:val="0"/>
              <w:marBottom w:val="0"/>
              <w:divBdr>
                <w:top w:val="none" w:sz="0" w:space="0" w:color="auto"/>
                <w:left w:val="none" w:sz="0" w:space="0" w:color="auto"/>
                <w:bottom w:val="none" w:sz="0" w:space="0" w:color="auto"/>
                <w:right w:val="none" w:sz="0" w:space="0" w:color="auto"/>
              </w:divBdr>
              <w:divsChild>
                <w:div w:id="1056974339">
                  <w:marLeft w:val="0"/>
                  <w:marRight w:val="0"/>
                  <w:marTop w:val="0"/>
                  <w:marBottom w:val="0"/>
                  <w:divBdr>
                    <w:top w:val="none" w:sz="0" w:space="0" w:color="auto"/>
                    <w:left w:val="none" w:sz="0" w:space="0" w:color="auto"/>
                    <w:bottom w:val="none" w:sz="0" w:space="0" w:color="auto"/>
                    <w:right w:val="none" w:sz="0" w:space="0" w:color="auto"/>
                  </w:divBdr>
                  <w:divsChild>
                    <w:div w:id="1856264692">
                      <w:marLeft w:val="0"/>
                      <w:marRight w:val="0"/>
                      <w:marTop w:val="0"/>
                      <w:marBottom w:val="0"/>
                      <w:divBdr>
                        <w:top w:val="none" w:sz="0" w:space="0" w:color="auto"/>
                        <w:left w:val="none" w:sz="0" w:space="0" w:color="auto"/>
                        <w:bottom w:val="none" w:sz="0" w:space="0" w:color="auto"/>
                        <w:right w:val="none" w:sz="0" w:space="0" w:color="auto"/>
                      </w:divBdr>
                    </w:div>
                    <w:div w:id="2940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44">
              <w:marLeft w:val="0"/>
              <w:marRight w:val="0"/>
              <w:marTop w:val="0"/>
              <w:marBottom w:val="0"/>
              <w:divBdr>
                <w:top w:val="none" w:sz="0" w:space="0" w:color="auto"/>
                <w:left w:val="none" w:sz="0" w:space="0" w:color="auto"/>
                <w:bottom w:val="none" w:sz="0" w:space="0" w:color="auto"/>
                <w:right w:val="none" w:sz="0" w:space="0" w:color="auto"/>
              </w:divBdr>
              <w:divsChild>
                <w:div w:id="1971008279">
                  <w:marLeft w:val="0"/>
                  <w:marRight w:val="0"/>
                  <w:marTop w:val="0"/>
                  <w:marBottom w:val="0"/>
                  <w:divBdr>
                    <w:top w:val="none" w:sz="0" w:space="0" w:color="auto"/>
                    <w:left w:val="none" w:sz="0" w:space="0" w:color="auto"/>
                    <w:bottom w:val="none" w:sz="0" w:space="0" w:color="auto"/>
                    <w:right w:val="none" w:sz="0" w:space="0" w:color="auto"/>
                  </w:divBdr>
                </w:div>
              </w:divsChild>
            </w:div>
            <w:div w:id="2095467063">
              <w:marLeft w:val="0"/>
              <w:marRight w:val="0"/>
              <w:marTop w:val="0"/>
              <w:marBottom w:val="0"/>
              <w:divBdr>
                <w:top w:val="none" w:sz="0" w:space="0" w:color="auto"/>
                <w:left w:val="none" w:sz="0" w:space="0" w:color="auto"/>
                <w:bottom w:val="none" w:sz="0" w:space="0" w:color="auto"/>
                <w:right w:val="none" w:sz="0" w:space="0" w:color="auto"/>
              </w:divBdr>
              <w:divsChild>
                <w:div w:id="1330328983">
                  <w:marLeft w:val="0"/>
                  <w:marRight w:val="0"/>
                  <w:marTop w:val="0"/>
                  <w:marBottom w:val="0"/>
                  <w:divBdr>
                    <w:top w:val="none" w:sz="0" w:space="0" w:color="auto"/>
                    <w:left w:val="none" w:sz="0" w:space="0" w:color="auto"/>
                    <w:bottom w:val="none" w:sz="0" w:space="0" w:color="auto"/>
                    <w:right w:val="none" w:sz="0" w:space="0" w:color="auto"/>
                  </w:divBdr>
                  <w:divsChild>
                    <w:div w:id="204697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693">
              <w:marLeft w:val="0"/>
              <w:marRight w:val="0"/>
              <w:marTop w:val="0"/>
              <w:marBottom w:val="0"/>
              <w:divBdr>
                <w:top w:val="none" w:sz="0" w:space="0" w:color="auto"/>
                <w:left w:val="none" w:sz="0" w:space="0" w:color="auto"/>
                <w:bottom w:val="none" w:sz="0" w:space="0" w:color="auto"/>
                <w:right w:val="none" w:sz="0" w:space="0" w:color="auto"/>
              </w:divBdr>
              <w:divsChild>
                <w:div w:id="1132137968">
                  <w:marLeft w:val="0"/>
                  <w:marRight w:val="0"/>
                  <w:marTop w:val="0"/>
                  <w:marBottom w:val="0"/>
                  <w:divBdr>
                    <w:top w:val="none" w:sz="0" w:space="0" w:color="auto"/>
                    <w:left w:val="none" w:sz="0" w:space="0" w:color="auto"/>
                    <w:bottom w:val="none" w:sz="0" w:space="0" w:color="auto"/>
                    <w:right w:val="none" w:sz="0" w:space="0" w:color="auto"/>
                  </w:divBdr>
                  <w:divsChild>
                    <w:div w:id="799154963">
                      <w:marLeft w:val="0"/>
                      <w:marRight w:val="0"/>
                      <w:marTop w:val="0"/>
                      <w:marBottom w:val="0"/>
                      <w:divBdr>
                        <w:top w:val="none" w:sz="0" w:space="0" w:color="auto"/>
                        <w:left w:val="none" w:sz="0" w:space="0" w:color="auto"/>
                        <w:bottom w:val="none" w:sz="0" w:space="0" w:color="auto"/>
                        <w:right w:val="none" w:sz="0" w:space="0" w:color="auto"/>
                      </w:divBdr>
                    </w:div>
                    <w:div w:id="555892819">
                      <w:marLeft w:val="0"/>
                      <w:marRight w:val="0"/>
                      <w:marTop w:val="0"/>
                      <w:marBottom w:val="0"/>
                      <w:divBdr>
                        <w:top w:val="none" w:sz="0" w:space="0" w:color="auto"/>
                        <w:left w:val="none" w:sz="0" w:space="0" w:color="auto"/>
                        <w:bottom w:val="none" w:sz="0" w:space="0" w:color="auto"/>
                        <w:right w:val="none" w:sz="0" w:space="0" w:color="auto"/>
                      </w:divBdr>
                    </w:div>
                  </w:divsChild>
                </w:div>
                <w:div w:id="580066986">
                  <w:marLeft w:val="0"/>
                  <w:marRight w:val="0"/>
                  <w:marTop w:val="0"/>
                  <w:marBottom w:val="0"/>
                  <w:divBdr>
                    <w:top w:val="none" w:sz="0" w:space="0" w:color="auto"/>
                    <w:left w:val="none" w:sz="0" w:space="0" w:color="auto"/>
                    <w:bottom w:val="none" w:sz="0" w:space="0" w:color="auto"/>
                    <w:right w:val="none" w:sz="0" w:space="0" w:color="auto"/>
                  </w:divBdr>
                  <w:divsChild>
                    <w:div w:id="369452483">
                      <w:marLeft w:val="0"/>
                      <w:marRight w:val="0"/>
                      <w:marTop w:val="0"/>
                      <w:marBottom w:val="0"/>
                      <w:divBdr>
                        <w:top w:val="none" w:sz="0" w:space="0" w:color="auto"/>
                        <w:left w:val="none" w:sz="0" w:space="0" w:color="auto"/>
                        <w:bottom w:val="none" w:sz="0" w:space="0" w:color="auto"/>
                        <w:right w:val="none" w:sz="0" w:space="0" w:color="auto"/>
                      </w:divBdr>
                      <w:divsChild>
                        <w:div w:id="858080426">
                          <w:marLeft w:val="0"/>
                          <w:marRight w:val="0"/>
                          <w:marTop w:val="0"/>
                          <w:marBottom w:val="0"/>
                          <w:divBdr>
                            <w:top w:val="none" w:sz="0" w:space="0" w:color="auto"/>
                            <w:left w:val="none" w:sz="0" w:space="0" w:color="auto"/>
                            <w:bottom w:val="none" w:sz="0" w:space="0" w:color="auto"/>
                            <w:right w:val="none" w:sz="0" w:space="0" w:color="auto"/>
                          </w:divBdr>
                        </w:div>
                        <w:div w:id="1066687908">
                          <w:marLeft w:val="0"/>
                          <w:marRight w:val="0"/>
                          <w:marTop w:val="0"/>
                          <w:marBottom w:val="0"/>
                          <w:divBdr>
                            <w:top w:val="none" w:sz="0" w:space="0" w:color="auto"/>
                            <w:left w:val="none" w:sz="0" w:space="0" w:color="auto"/>
                            <w:bottom w:val="none" w:sz="0" w:space="0" w:color="auto"/>
                            <w:right w:val="none" w:sz="0" w:space="0" w:color="auto"/>
                          </w:divBdr>
                        </w:div>
                        <w:div w:id="19414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6057">
                  <w:marLeft w:val="0"/>
                  <w:marRight w:val="0"/>
                  <w:marTop w:val="0"/>
                  <w:marBottom w:val="0"/>
                  <w:divBdr>
                    <w:top w:val="none" w:sz="0" w:space="0" w:color="auto"/>
                    <w:left w:val="none" w:sz="0" w:space="0" w:color="auto"/>
                    <w:bottom w:val="none" w:sz="0" w:space="0" w:color="auto"/>
                    <w:right w:val="none" w:sz="0" w:space="0" w:color="auto"/>
                  </w:divBdr>
                  <w:divsChild>
                    <w:div w:id="1818573095">
                      <w:marLeft w:val="0"/>
                      <w:marRight w:val="0"/>
                      <w:marTop w:val="0"/>
                      <w:marBottom w:val="0"/>
                      <w:divBdr>
                        <w:top w:val="none" w:sz="0" w:space="0" w:color="auto"/>
                        <w:left w:val="none" w:sz="0" w:space="0" w:color="auto"/>
                        <w:bottom w:val="none" w:sz="0" w:space="0" w:color="auto"/>
                        <w:right w:val="none" w:sz="0" w:space="0" w:color="auto"/>
                      </w:divBdr>
                      <w:divsChild>
                        <w:div w:id="172910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21467">
              <w:marLeft w:val="0"/>
              <w:marRight w:val="0"/>
              <w:marTop w:val="0"/>
              <w:marBottom w:val="0"/>
              <w:divBdr>
                <w:top w:val="none" w:sz="0" w:space="0" w:color="auto"/>
                <w:left w:val="none" w:sz="0" w:space="0" w:color="auto"/>
                <w:bottom w:val="none" w:sz="0" w:space="0" w:color="auto"/>
                <w:right w:val="none" w:sz="0" w:space="0" w:color="auto"/>
              </w:divBdr>
              <w:divsChild>
                <w:div w:id="553927982">
                  <w:marLeft w:val="0"/>
                  <w:marRight w:val="0"/>
                  <w:marTop w:val="0"/>
                  <w:marBottom w:val="0"/>
                  <w:divBdr>
                    <w:top w:val="none" w:sz="0" w:space="0" w:color="auto"/>
                    <w:left w:val="none" w:sz="0" w:space="0" w:color="auto"/>
                    <w:bottom w:val="none" w:sz="0" w:space="0" w:color="auto"/>
                    <w:right w:val="none" w:sz="0" w:space="0" w:color="auto"/>
                  </w:divBdr>
                  <w:divsChild>
                    <w:div w:id="809635812">
                      <w:marLeft w:val="0"/>
                      <w:marRight w:val="0"/>
                      <w:marTop w:val="0"/>
                      <w:marBottom w:val="0"/>
                      <w:divBdr>
                        <w:top w:val="none" w:sz="0" w:space="0" w:color="auto"/>
                        <w:left w:val="none" w:sz="0" w:space="0" w:color="auto"/>
                        <w:bottom w:val="none" w:sz="0" w:space="0" w:color="auto"/>
                        <w:right w:val="none" w:sz="0" w:space="0" w:color="auto"/>
                      </w:divBdr>
                    </w:div>
                  </w:divsChild>
                </w:div>
                <w:div w:id="724451374">
                  <w:marLeft w:val="0"/>
                  <w:marRight w:val="0"/>
                  <w:marTop w:val="0"/>
                  <w:marBottom w:val="0"/>
                  <w:divBdr>
                    <w:top w:val="none" w:sz="0" w:space="0" w:color="auto"/>
                    <w:left w:val="none" w:sz="0" w:space="0" w:color="auto"/>
                    <w:bottom w:val="none" w:sz="0" w:space="0" w:color="auto"/>
                    <w:right w:val="none" w:sz="0" w:space="0" w:color="auto"/>
                  </w:divBdr>
                  <w:divsChild>
                    <w:div w:id="1940988821">
                      <w:marLeft w:val="0"/>
                      <w:marRight w:val="0"/>
                      <w:marTop w:val="0"/>
                      <w:marBottom w:val="0"/>
                      <w:divBdr>
                        <w:top w:val="none" w:sz="0" w:space="0" w:color="auto"/>
                        <w:left w:val="none" w:sz="0" w:space="0" w:color="auto"/>
                        <w:bottom w:val="none" w:sz="0" w:space="0" w:color="auto"/>
                        <w:right w:val="none" w:sz="0" w:space="0" w:color="auto"/>
                      </w:divBdr>
                      <w:divsChild>
                        <w:div w:id="1123188620">
                          <w:marLeft w:val="0"/>
                          <w:marRight w:val="0"/>
                          <w:marTop w:val="0"/>
                          <w:marBottom w:val="0"/>
                          <w:divBdr>
                            <w:top w:val="none" w:sz="0" w:space="0" w:color="auto"/>
                            <w:left w:val="none" w:sz="0" w:space="0" w:color="auto"/>
                            <w:bottom w:val="none" w:sz="0" w:space="0" w:color="auto"/>
                            <w:right w:val="none" w:sz="0" w:space="0" w:color="auto"/>
                          </w:divBdr>
                        </w:div>
                        <w:div w:id="7773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328152">
              <w:marLeft w:val="0"/>
              <w:marRight w:val="0"/>
              <w:marTop w:val="0"/>
              <w:marBottom w:val="0"/>
              <w:divBdr>
                <w:top w:val="none" w:sz="0" w:space="0" w:color="auto"/>
                <w:left w:val="none" w:sz="0" w:space="0" w:color="auto"/>
                <w:bottom w:val="none" w:sz="0" w:space="0" w:color="auto"/>
                <w:right w:val="none" w:sz="0" w:space="0" w:color="auto"/>
              </w:divBdr>
              <w:divsChild>
                <w:div w:id="1461604672">
                  <w:marLeft w:val="0"/>
                  <w:marRight w:val="0"/>
                  <w:marTop w:val="0"/>
                  <w:marBottom w:val="0"/>
                  <w:divBdr>
                    <w:top w:val="none" w:sz="0" w:space="0" w:color="auto"/>
                    <w:left w:val="none" w:sz="0" w:space="0" w:color="auto"/>
                    <w:bottom w:val="none" w:sz="0" w:space="0" w:color="auto"/>
                    <w:right w:val="none" w:sz="0" w:space="0" w:color="auto"/>
                  </w:divBdr>
                  <w:divsChild>
                    <w:div w:id="1089616158">
                      <w:marLeft w:val="0"/>
                      <w:marRight w:val="0"/>
                      <w:marTop w:val="0"/>
                      <w:marBottom w:val="0"/>
                      <w:divBdr>
                        <w:top w:val="none" w:sz="0" w:space="0" w:color="auto"/>
                        <w:left w:val="none" w:sz="0" w:space="0" w:color="auto"/>
                        <w:bottom w:val="none" w:sz="0" w:space="0" w:color="auto"/>
                        <w:right w:val="none" w:sz="0" w:space="0" w:color="auto"/>
                      </w:divBdr>
                    </w:div>
                    <w:div w:id="1434521695">
                      <w:marLeft w:val="0"/>
                      <w:marRight w:val="0"/>
                      <w:marTop w:val="0"/>
                      <w:marBottom w:val="0"/>
                      <w:divBdr>
                        <w:top w:val="none" w:sz="0" w:space="0" w:color="auto"/>
                        <w:left w:val="none" w:sz="0" w:space="0" w:color="auto"/>
                        <w:bottom w:val="none" w:sz="0" w:space="0" w:color="auto"/>
                        <w:right w:val="none" w:sz="0" w:space="0" w:color="auto"/>
                      </w:divBdr>
                    </w:div>
                    <w:div w:id="366293171">
                      <w:marLeft w:val="0"/>
                      <w:marRight w:val="0"/>
                      <w:marTop w:val="0"/>
                      <w:marBottom w:val="0"/>
                      <w:divBdr>
                        <w:top w:val="none" w:sz="0" w:space="0" w:color="auto"/>
                        <w:left w:val="none" w:sz="0" w:space="0" w:color="auto"/>
                        <w:bottom w:val="none" w:sz="0" w:space="0" w:color="auto"/>
                        <w:right w:val="none" w:sz="0" w:space="0" w:color="auto"/>
                      </w:divBdr>
                    </w:div>
                    <w:div w:id="173181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39889">
              <w:marLeft w:val="0"/>
              <w:marRight w:val="0"/>
              <w:marTop w:val="0"/>
              <w:marBottom w:val="0"/>
              <w:divBdr>
                <w:top w:val="none" w:sz="0" w:space="0" w:color="auto"/>
                <w:left w:val="none" w:sz="0" w:space="0" w:color="auto"/>
                <w:bottom w:val="none" w:sz="0" w:space="0" w:color="auto"/>
                <w:right w:val="none" w:sz="0" w:space="0" w:color="auto"/>
              </w:divBdr>
              <w:divsChild>
                <w:div w:id="7665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21896">
      <w:bodyDiv w:val="1"/>
      <w:marLeft w:val="0"/>
      <w:marRight w:val="0"/>
      <w:marTop w:val="0"/>
      <w:marBottom w:val="0"/>
      <w:divBdr>
        <w:top w:val="none" w:sz="0" w:space="0" w:color="auto"/>
        <w:left w:val="none" w:sz="0" w:space="0" w:color="auto"/>
        <w:bottom w:val="none" w:sz="0" w:space="0" w:color="auto"/>
        <w:right w:val="none" w:sz="0" w:space="0" w:color="auto"/>
      </w:divBdr>
      <w:divsChild>
        <w:div w:id="406617530">
          <w:marLeft w:val="0"/>
          <w:marRight w:val="0"/>
          <w:marTop w:val="0"/>
          <w:marBottom w:val="0"/>
          <w:divBdr>
            <w:top w:val="none" w:sz="0" w:space="0" w:color="auto"/>
            <w:left w:val="none" w:sz="0" w:space="0" w:color="auto"/>
            <w:bottom w:val="none" w:sz="0" w:space="0" w:color="auto"/>
            <w:right w:val="none" w:sz="0" w:space="0" w:color="auto"/>
          </w:divBdr>
          <w:divsChild>
            <w:div w:id="1813404269">
              <w:marLeft w:val="0"/>
              <w:marRight w:val="0"/>
              <w:marTop w:val="0"/>
              <w:marBottom w:val="0"/>
              <w:divBdr>
                <w:top w:val="none" w:sz="0" w:space="0" w:color="auto"/>
                <w:left w:val="none" w:sz="0" w:space="0" w:color="auto"/>
                <w:bottom w:val="none" w:sz="0" w:space="0" w:color="auto"/>
                <w:right w:val="none" w:sz="0" w:space="0" w:color="auto"/>
              </w:divBdr>
              <w:divsChild>
                <w:div w:id="875626597">
                  <w:marLeft w:val="0"/>
                  <w:marRight w:val="0"/>
                  <w:marTop w:val="0"/>
                  <w:marBottom w:val="0"/>
                  <w:divBdr>
                    <w:top w:val="none" w:sz="0" w:space="0" w:color="auto"/>
                    <w:left w:val="none" w:sz="0" w:space="0" w:color="auto"/>
                    <w:bottom w:val="none" w:sz="0" w:space="0" w:color="auto"/>
                    <w:right w:val="none" w:sz="0" w:space="0" w:color="auto"/>
                  </w:divBdr>
                </w:div>
                <w:div w:id="504175909">
                  <w:marLeft w:val="0"/>
                  <w:marRight w:val="0"/>
                  <w:marTop w:val="0"/>
                  <w:marBottom w:val="0"/>
                  <w:divBdr>
                    <w:top w:val="none" w:sz="0" w:space="0" w:color="auto"/>
                    <w:left w:val="none" w:sz="0" w:space="0" w:color="auto"/>
                    <w:bottom w:val="none" w:sz="0" w:space="0" w:color="auto"/>
                    <w:right w:val="none" w:sz="0" w:space="0" w:color="auto"/>
                  </w:divBdr>
                </w:div>
                <w:div w:id="39558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1831">
          <w:marLeft w:val="0"/>
          <w:marRight w:val="0"/>
          <w:marTop w:val="0"/>
          <w:marBottom w:val="0"/>
          <w:divBdr>
            <w:top w:val="none" w:sz="0" w:space="0" w:color="auto"/>
            <w:left w:val="none" w:sz="0" w:space="0" w:color="auto"/>
            <w:bottom w:val="none" w:sz="0" w:space="0" w:color="auto"/>
            <w:right w:val="none" w:sz="0" w:space="0" w:color="auto"/>
          </w:divBdr>
          <w:divsChild>
            <w:div w:id="2100056293">
              <w:marLeft w:val="0"/>
              <w:marRight w:val="0"/>
              <w:marTop w:val="0"/>
              <w:marBottom w:val="0"/>
              <w:divBdr>
                <w:top w:val="none" w:sz="0" w:space="0" w:color="auto"/>
                <w:left w:val="none" w:sz="0" w:space="0" w:color="auto"/>
                <w:bottom w:val="none" w:sz="0" w:space="0" w:color="auto"/>
                <w:right w:val="none" w:sz="0" w:space="0" w:color="auto"/>
              </w:divBdr>
              <w:divsChild>
                <w:div w:id="69084070">
                  <w:marLeft w:val="0"/>
                  <w:marRight w:val="0"/>
                  <w:marTop w:val="0"/>
                  <w:marBottom w:val="0"/>
                  <w:divBdr>
                    <w:top w:val="none" w:sz="0" w:space="0" w:color="auto"/>
                    <w:left w:val="none" w:sz="0" w:space="0" w:color="auto"/>
                    <w:bottom w:val="none" w:sz="0" w:space="0" w:color="auto"/>
                    <w:right w:val="none" w:sz="0" w:space="0" w:color="auto"/>
                  </w:divBdr>
                </w:div>
                <w:div w:id="1984042705">
                  <w:marLeft w:val="0"/>
                  <w:marRight w:val="0"/>
                  <w:marTop w:val="0"/>
                  <w:marBottom w:val="0"/>
                  <w:divBdr>
                    <w:top w:val="none" w:sz="0" w:space="0" w:color="auto"/>
                    <w:left w:val="none" w:sz="0" w:space="0" w:color="auto"/>
                    <w:bottom w:val="none" w:sz="0" w:space="0" w:color="auto"/>
                    <w:right w:val="none" w:sz="0" w:space="0" w:color="auto"/>
                  </w:divBdr>
                </w:div>
                <w:div w:id="1479571366">
                  <w:marLeft w:val="0"/>
                  <w:marRight w:val="0"/>
                  <w:marTop w:val="0"/>
                  <w:marBottom w:val="0"/>
                  <w:divBdr>
                    <w:top w:val="none" w:sz="0" w:space="0" w:color="auto"/>
                    <w:left w:val="none" w:sz="0" w:space="0" w:color="auto"/>
                    <w:bottom w:val="none" w:sz="0" w:space="0" w:color="auto"/>
                    <w:right w:val="none" w:sz="0" w:space="0" w:color="auto"/>
                  </w:divBdr>
                </w:div>
                <w:div w:id="97540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348">
          <w:marLeft w:val="0"/>
          <w:marRight w:val="0"/>
          <w:marTop w:val="0"/>
          <w:marBottom w:val="0"/>
          <w:divBdr>
            <w:top w:val="none" w:sz="0" w:space="0" w:color="auto"/>
            <w:left w:val="none" w:sz="0" w:space="0" w:color="auto"/>
            <w:bottom w:val="none" w:sz="0" w:space="0" w:color="auto"/>
            <w:right w:val="none" w:sz="0" w:space="0" w:color="auto"/>
          </w:divBdr>
          <w:divsChild>
            <w:div w:id="1792018965">
              <w:marLeft w:val="0"/>
              <w:marRight w:val="0"/>
              <w:marTop w:val="0"/>
              <w:marBottom w:val="0"/>
              <w:divBdr>
                <w:top w:val="none" w:sz="0" w:space="0" w:color="auto"/>
                <w:left w:val="none" w:sz="0" w:space="0" w:color="auto"/>
                <w:bottom w:val="none" w:sz="0" w:space="0" w:color="auto"/>
                <w:right w:val="none" w:sz="0" w:space="0" w:color="auto"/>
              </w:divBdr>
              <w:divsChild>
                <w:div w:id="1392116078">
                  <w:marLeft w:val="0"/>
                  <w:marRight w:val="0"/>
                  <w:marTop w:val="0"/>
                  <w:marBottom w:val="0"/>
                  <w:divBdr>
                    <w:top w:val="none" w:sz="0" w:space="0" w:color="auto"/>
                    <w:left w:val="none" w:sz="0" w:space="0" w:color="auto"/>
                    <w:bottom w:val="none" w:sz="0" w:space="0" w:color="auto"/>
                    <w:right w:val="none" w:sz="0" w:space="0" w:color="auto"/>
                  </w:divBdr>
                </w:div>
              </w:divsChild>
            </w:div>
            <w:div w:id="1643844520">
              <w:marLeft w:val="0"/>
              <w:marRight w:val="0"/>
              <w:marTop w:val="0"/>
              <w:marBottom w:val="0"/>
              <w:divBdr>
                <w:top w:val="none" w:sz="0" w:space="0" w:color="auto"/>
                <w:left w:val="none" w:sz="0" w:space="0" w:color="auto"/>
                <w:bottom w:val="none" w:sz="0" w:space="0" w:color="auto"/>
                <w:right w:val="none" w:sz="0" w:space="0" w:color="auto"/>
              </w:divBdr>
              <w:divsChild>
                <w:div w:id="1421490012">
                  <w:marLeft w:val="0"/>
                  <w:marRight w:val="0"/>
                  <w:marTop w:val="0"/>
                  <w:marBottom w:val="0"/>
                  <w:divBdr>
                    <w:top w:val="none" w:sz="0" w:space="0" w:color="auto"/>
                    <w:left w:val="none" w:sz="0" w:space="0" w:color="auto"/>
                    <w:bottom w:val="none" w:sz="0" w:space="0" w:color="auto"/>
                    <w:right w:val="none" w:sz="0" w:space="0" w:color="auto"/>
                  </w:divBdr>
                </w:div>
              </w:divsChild>
            </w:div>
            <w:div w:id="168522845">
              <w:marLeft w:val="0"/>
              <w:marRight w:val="0"/>
              <w:marTop w:val="0"/>
              <w:marBottom w:val="0"/>
              <w:divBdr>
                <w:top w:val="none" w:sz="0" w:space="0" w:color="auto"/>
                <w:left w:val="none" w:sz="0" w:space="0" w:color="auto"/>
                <w:bottom w:val="none" w:sz="0" w:space="0" w:color="auto"/>
                <w:right w:val="none" w:sz="0" w:space="0" w:color="auto"/>
              </w:divBdr>
              <w:divsChild>
                <w:div w:id="1708798603">
                  <w:marLeft w:val="0"/>
                  <w:marRight w:val="0"/>
                  <w:marTop w:val="0"/>
                  <w:marBottom w:val="0"/>
                  <w:divBdr>
                    <w:top w:val="none" w:sz="0" w:space="0" w:color="auto"/>
                    <w:left w:val="none" w:sz="0" w:space="0" w:color="auto"/>
                    <w:bottom w:val="none" w:sz="0" w:space="0" w:color="auto"/>
                    <w:right w:val="none" w:sz="0" w:space="0" w:color="auto"/>
                  </w:divBdr>
                  <w:divsChild>
                    <w:div w:id="568030311">
                      <w:marLeft w:val="0"/>
                      <w:marRight w:val="0"/>
                      <w:marTop w:val="0"/>
                      <w:marBottom w:val="0"/>
                      <w:divBdr>
                        <w:top w:val="none" w:sz="0" w:space="0" w:color="auto"/>
                        <w:left w:val="none" w:sz="0" w:space="0" w:color="auto"/>
                        <w:bottom w:val="none" w:sz="0" w:space="0" w:color="auto"/>
                        <w:right w:val="none" w:sz="0" w:space="0" w:color="auto"/>
                      </w:divBdr>
                    </w:div>
                    <w:div w:id="1164013582">
                      <w:marLeft w:val="0"/>
                      <w:marRight w:val="0"/>
                      <w:marTop w:val="0"/>
                      <w:marBottom w:val="0"/>
                      <w:divBdr>
                        <w:top w:val="none" w:sz="0" w:space="0" w:color="auto"/>
                        <w:left w:val="none" w:sz="0" w:space="0" w:color="auto"/>
                        <w:bottom w:val="none" w:sz="0" w:space="0" w:color="auto"/>
                        <w:right w:val="none" w:sz="0" w:space="0" w:color="auto"/>
                      </w:divBdr>
                    </w:div>
                    <w:div w:id="16842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4155">
          <w:marLeft w:val="0"/>
          <w:marRight w:val="0"/>
          <w:marTop w:val="0"/>
          <w:marBottom w:val="0"/>
          <w:divBdr>
            <w:top w:val="none" w:sz="0" w:space="0" w:color="auto"/>
            <w:left w:val="none" w:sz="0" w:space="0" w:color="auto"/>
            <w:bottom w:val="none" w:sz="0" w:space="0" w:color="auto"/>
            <w:right w:val="none" w:sz="0" w:space="0" w:color="auto"/>
          </w:divBdr>
          <w:divsChild>
            <w:div w:id="1575889616">
              <w:marLeft w:val="0"/>
              <w:marRight w:val="0"/>
              <w:marTop w:val="0"/>
              <w:marBottom w:val="0"/>
              <w:divBdr>
                <w:top w:val="none" w:sz="0" w:space="0" w:color="auto"/>
                <w:left w:val="none" w:sz="0" w:space="0" w:color="auto"/>
                <w:bottom w:val="none" w:sz="0" w:space="0" w:color="auto"/>
                <w:right w:val="none" w:sz="0" w:space="0" w:color="auto"/>
              </w:divBdr>
              <w:divsChild>
                <w:div w:id="167642262">
                  <w:marLeft w:val="0"/>
                  <w:marRight w:val="0"/>
                  <w:marTop w:val="0"/>
                  <w:marBottom w:val="0"/>
                  <w:divBdr>
                    <w:top w:val="none" w:sz="0" w:space="0" w:color="auto"/>
                    <w:left w:val="none" w:sz="0" w:space="0" w:color="auto"/>
                    <w:bottom w:val="none" w:sz="0" w:space="0" w:color="auto"/>
                    <w:right w:val="none" w:sz="0" w:space="0" w:color="auto"/>
                  </w:divBdr>
                </w:div>
                <w:div w:id="1333148207">
                  <w:marLeft w:val="0"/>
                  <w:marRight w:val="0"/>
                  <w:marTop w:val="0"/>
                  <w:marBottom w:val="0"/>
                  <w:divBdr>
                    <w:top w:val="none" w:sz="0" w:space="0" w:color="auto"/>
                    <w:left w:val="none" w:sz="0" w:space="0" w:color="auto"/>
                    <w:bottom w:val="none" w:sz="0" w:space="0" w:color="auto"/>
                    <w:right w:val="none" w:sz="0" w:space="0" w:color="auto"/>
                  </w:divBdr>
                </w:div>
                <w:div w:id="1191340899">
                  <w:marLeft w:val="0"/>
                  <w:marRight w:val="0"/>
                  <w:marTop w:val="0"/>
                  <w:marBottom w:val="0"/>
                  <w:divBdr>
                    <w:top w:val="none" w:sz="0" w:space="0" w:color="auto"/>
                    <w:left w:val="none" w:sz="0" w:space="0" w:color="auto"/>
                    <w:bottom w:val="none" w:sz="0" w:space="0" w:color="auto"/>
                    <w:right w:val="none" w:sz="0" w:space="0" w:color="auto"/>
                  </w:divBdr>
                </w:div>
              </w:divsChild>
            </w:div>
            <w:div w:id="1865552525">
              <w:marLeft w:val="0"/>
              <w:marRight w:val="0"/>
              <w:marTop w:val="0"/>
              <w:marBottom w:val="0"/>
              <w:divBdr>
                <w:top w:val="none" w:sz="0" w:space="0" w:color="auto"/>
                <w:left w:val="none" w:sz="0" w:space="0" w:color="auto"/>
                <w:bottom w:val="none" w:sz="0" w:space="0" w:color="auto"/>
                <w:right w:val="none" w:sz="0" w:space="0" w:color="auto"/>
              </w:divBdr>
              <w:divsChild>
                <w:div w:id="1407992819">
                  <w:marLeft w:val="0"/>
                  <w:marRight w:val="0"/>
                  <w:marTop w:val="0"/>
                  <w:marBottom w:val="0"/>
                  <w:divBdr>
                    <w:top w:val="none" w:sz="0" w:space="0" w:color="auto"/>
                    <w:left w:val="none" w:sz="0" w:space="0" w:color="auto"/>
                    <w:bottom w:val="none" w:sz="0" w:space="0" w:color="auto"/>
                    <w:right w:val="none" w:sz="0" w:space="0" w:color="auto"/>
                  </w:divBdr>
                  <w:divsChild>
                    <w:div w:id="793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17314">
          <w:marLeft w:val="0"/>
          <w:marRight w:val="0"/>
          <w:marTop w:val="0"/>
          <w:marBottom w:val="0"/>
          <w:divBdr>
            <w:top w:val="none" w:sz="0" w:space="0" w:color="auto"/>
            <w:left w:val="none" w:sz="0" w:space="0" w:color="auto"/>
            <w:bottom w:val="none" w:sz="0" w:space="0" w:color="auto"/>
            <w:right w:val="none" w:sz="0" w:space="0" w:color="auto"/>
          </w:divBdr>
          <w:divsChild>
            <w:div w:id="1033766497">
              <w:marLeft w:val="0"/>
              <w:marRight w:val="0"/>
              <w:marTop w:val="0"/>
              <w:marBottom w:val="0"/>
              <w:divBdr>
                <w:top w:val="none" w:sz="0" w:space="0" w:color="auto"/>
                <w:left w:val="none" w:sz="0" w:space="0" w:color="auto"/>
                <w:bottom w:val="none" w:sz="0" w:space="0" w:color="auto"/>
                <w:right w:val="none" w:sz="0" w:space="0" w:color="auto"/>
              </w:divBdr>
              <w:divsChild>
                <w:div w:id="1106733843">
                  <w:marLeft w:val="0"/>
                  <w:marRight w:val="0"/>
                  <w:marTop w:val="0"/>
                  <w:marBottom w:val="0"/>
                  <w:divBdr>
                    <w:top w:val="none" w:sz="0" w:space="0" w:color="auto"/>
                    <w:left w:val="none" w:sz="0" w:space="0" w:color="auto"/>
                    <w:bottom w:val="none" w:sz="0" w:space="0" w:color="auto"/>
                    <w:right w:val="none" w:sz="0" w:space="0" w:color="auto"/>
                  </w:divBdr>
                </w:div>
                <w:div w:id="1430347870">
                  <w:marLeft w:val="0"/>
                  <w:marRight w:val="0"/>
                  <w:marTop w:val="0"/>
                  <w:marBottom w:val="0"/>
                  <w:divBdr>
                    <w:top w:val="none" w:sz="0" w:space="0" w:color="auto"/>
                    <w:left w:val="none" w:sz="0" w:space="0" w:color="auto"/>
                    <w:bottom w:val="none" w:sz="0" w:space="0" w:color="auto"/>
                    <w:right w:val="none" w:sz="0" w:space="0" w:color="auto"/>
                  </w:divBdr>
                </w:div>
                <w:div w:id="39940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50967">
          <w:marLeft w:val="0"/>
          <w:marRight w:val="0"/>
          <w:marTop w:val="0"/>
          <w:marBottom w:val="0"/>
          <w:divBdr>
            <w:top w:val="none" w:sz="0" w:space="0" w:color="auto"/>
            <w:left w:val="none" w:sz="0" w:space="0" w:color="auto"/>
            <w:bottom w:val="none" w:sz="0" w:space="0" w:color="auto"/>
            <w:right w:val="none" w:sz="0" w:space="0" w:color="auto"/>
          </w:divBdr>
          <w:divsChild>
            <w:div w:id="776750174">
              <w:marLeft w:val="0"/>
              <w:marRight w:val="0"/>
              <w:marTop w:val="0"/>
              <w:marBottom w:val="0"/>
              <w:divBdr>
                <w:top w:val="none" w:sz="0" w:space="0" w:color="auto"/>
                <w:left w:val="none" w:sz="0" w:space="0" w:color="auto"/>
                <w:bottom w:val="none" w:sz="0" w:space="0" w:color="auto"/>
                <w:right w:val="none" w:sz="0" w:space="0" w:color="auto"/>
              </w:divBdr>
              <w:divsChild>
                <w:div w:id="1758358791">
                  <w:marLeft w:val="0"/>
                  <w:marRight w:val="0"/>
                  <w:marTop w:val="0"/>
                  <w:marBottom w:val="0"/>
                  <w:divBdr>
                    <w:top w:val="none" w:sz="0" w:space="0" w:color="auto"/>
                    <w:left w:val="none" w:sz="0" w:space="0" w:color="auto"/>
                    <w:bottom w:val="none" w:sz="0" w:space="0" w:color="auto"/>
                    <w:right w:val="none" w:sz="0" w:space="0" w:color="auto"/>
                  </w:divBdr>
                </w:div>
                <w:div w:id="1214465018">
                  <w:marLeft w:val="0"/>
                  <w:marRight w:val="0"/>
                  <w:marTop w:val="0"/>
                  <w:marBottom w:val="0"/>
                  <w:divBdr>
                    <w:top w:val="none" w:sz="0" w:space="0" w:color="auto"/>
                    <w:left w:val="none" w:sz="0" w:space="0" w:color="auto"/>
                    <w:bottom w:val="none" w:sz="0" w:space="0" w:color="auto"/>
                    <w:right w:val="none" w:sz="0" w:space="0" w:color="auto"/>
                  </w:divBdr>
                </w:div>
                <w:div w:id="15627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90184">
          <w:marLeft w:val="0"/>
          <w:marRight w:val="0"/>
          <w:marTop w:val="0"/>
          <w:marBottom w:val="0"/>
          <w:divBdr>
            <w:top w:val="none" w:sz="0" w:space="0" w:color="auto"/>
            <w:left w:val="none" w:sz="0" w:space="0" w:color="auto"/>
            <w:bottom w:val="none" w:sz="0" w:space="0" w:color="auto"/>
            <w:right w:val="none" w:sz="0" w:space="0" w:color="auto"/>
          </w:divBdr>
          <w:divsChild>
            <w:div w:id="594702979">
              <w:marLeft w:val="0"/>
              <w:marRight w:val="0"/>
              <w:marTop w:val="0"/>
              <w:marBottom w:val="0"/>
              <w:divBdr>
                <w:top w:val="none" w:sz="0" w:space="0" w:color="auto"/>
                <w:left w:val="none" w:sz="0" w:space="0" w:color="auto"/>
                <w:bottom w:val="none" w:sz="0" w:space="0" w:color="auto"/>
                <w:right w:val="none" w:sz="0" w:space="0" w:color="auto"/>
              </w:divBdr>
              <w:divsChild>
                <w:div w:id="1910385061">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835191399">
                  <w:marLeft w:val="0"/>
                  <w:marRight w:val="0"/>
                  <w:marTop w:val="0"/>
                  <w:marBottom w:val="0"/>
                  <w:divBdr>
                    <w:top w:val="none" w:sz="0" w:space="0" w:color="auto"/>
                    <w:left w:val="none" w:sz="0" w:space="0" w:color="auto"/>
                    <w:bottom w:val="none" w:sz="0" w:space="0" w:color="auto"/>
                    <w:right w:val="none" w:sz="0" w:space="0" w:color="auto"/>
                  </w:divBdr>
                </w:div>
              </w:divsChild>
            </w:div>
            <w:div w:id="619146564">
              <w:marLeft w:val="0"/>
              <w:marRight w:val="0"/>
              <w:marTop w:val="0"/>
              <w:marBottom w:val="0"/>
              <w:divBdr>
                <w:top w:val="none" w:sz="0" w:space="0" w:color="auto"/>
                <w:left w:val="none" w:sz="0" w:space="0" w:color="auto"/>
                <w:bottom w:val="none" w:sz="0" w:space="0" w:color="auto"/>
                <w:right w:val="none" w:sz="0" w:space="0" w:color="auto"/>
              </w:divBdr>
              <w:divsChild>
                <w:div w:id="1848278533">
                  <w:marLeft w:val="0"/>
                  <w:marRight w:val="0"/>
                  <w:marTop w:val="0"/>
                  <w:marBottom w:val="0"/>
                  <w:divBdr>
                    <w:top w:val="none" w:sz="0" w:space="0" w:color="auto"/>
                    <w:left w:val="none" w:sz="0" w:space="0" w:color="auto"/>
                    <w:bottom w:val="none" w:sz="0" w:space="0" w:color="auto"/>
                    <w:right w:val="none" w:sz="0" w:space="0" w:color="auto"/>
                  </w:divBdr>
                  <w:divsChild>
                    <w:div w:id="925116915">
                      <w:marLeft w:val="0"/>
                      <w:marRight w:val="0"/>
                      <w:marTop w:val="0"/>
                      <w:marBottom w:val="0"/>
                      <w:divBdr>
                        <w:top w:val="none" w:sz="0" w:space="0" w:color="auto"/>
                        <w:left w:val="none" w:sz="0" w:space="0" w:color="auto"/>
                        <w:bottom w:val="none" w:sz="0" w:space="0" w:color="auto"/>
                        <w:right w:val="none" w:sz="0" w:space="0" w:color="auto"/>
                      </w:divBdr>
                    </w:div>
                    <w:div w:id="1801655424">
                      <w:marLeft w:val="0"/>
                      <w:marRight w:val="0"/>
                      <w:marTop w:val="0"/>
                      <w:marBottom w:val="0"/>
                      <w:divBdr>
                        <w:top w:val="none" w:sz="0" w:space="0" w:color="auto"/>
                        <w:left w:val="none" w:sz="0" w:space="0" w:color="auto"/>
                        <w:bottom w:val="none" w:sz="0" w:space="0" w:color="auto"/>
                        <w:right w:val="none" w:sz="0" w:space="0" w:color="auto"/>
                      </w:divBdr>
                    </w:div>
                    <w:div w:id="1996372079">
                      <w:marLeft w:val="0"/>
                      <w:marRight w:val="0"/>
                      <w:marTop w:val="0"/>
                      <w:marBottom w:val="0"/>
                      <w:divBdr>
                        <w:top w:val="none" w:sz="0" w:space="0" w:color="auto"/>
                        <w:left w:val="none" w:sz="0" w:space="0" w:color="auto"/>
                        <w:bottom w:val="none" w:sz="0" w:space="0" w:color="auto"/>
                        <w:right w:val="none" w:sz="0" w:space="0" w:color="auto"/>
                      </w:divBdr>
                    </w:div>
                    <w:div w:id="59435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3910">
              <w:marLeft w:val="0"/>
              <w:marRight w:val="0"/>
              <w:marTop w:val="0"/>
              <w:marBottom w:val="0"/>
              <w:divBdr>
                <w:top w:val="none" w:sz="0" w:space="0" w:color="auto"/>
                <w:left w:val="none" w:sz="0" w:space="0" w:color="auto"/>
                <w:bottom w:val="none" w:sz="0" w:space="0" w:color="auto"/>
                <w:right w:val="none" w:sz="0" w:space="0" w:color="auto"/>
              </w:divBdr>
              <w:divsChild>
                <w:div w:id="1193957485">
                  <w:marLeft w:val="0"/>
                  <w:marRight w:val="0"/>
                  <w:marTop w:val="0"/>
                  <w:marBottom w:val="0"/>
                  <w:divBdr>
                    <w:top w:val="none" w:sz="0" w:space="0" w:color="auto"/>
                    <w:left w:val="none" w:sz="0" w:space="0" w:color="auto"/>
                    <w:bottom w:val="none" w:sz="0" w:space="0" w:color="auto"/>
                    <w:right w:val="none" w:sz="0" w:space="0" w:color="auto"/>
                  </w:divBdr>
                  <w:divsChild>
                    <w:div w:id="1984382191">
                      <w:marLeft w:val="0"/>
                      <w:marRight w:val="0"/>
                      <w:marTop w:val="0"/>
                      <w:marBottom w:val="0"/>
                      <w:divBdr>
                        <w:top w:val="none" w:sz="0" w:space="0" w:color="auto"/>
                        <w:left w:val="none" w:sz="0" w:space="0" w:color="auto"/>
                        <w:bottom w:val="none" w:sz="0" w:space="0" w:color="auto"/>
                        <w:right w:val="none" w:sz="0" w:space="0" w:color="auto"/>
                      </w:divBdr>
                    </w:div>
                    <w:div w:id="772358350">
                      <w:marLeft w:val="0"/>
                      <w:marRight w:val="0"/>
                      <w:marTop w:val="0"/>
                      <w:marBottom w:val="0"/>
                      <w:divBdr>
                        <w:top w:val="none" w:sz="0" w:space="0" w:color="auto"/>
                        <w:left w:val="none" w:sz="0" w:space="0" w:color="auto"/>
                        <w:bottom w:val="none" w:sz="0" w:space="0" w:color="auto"/>
                        <w:right w:val="none" w:sz="0" w:space="0" w:color="auto"/>
                      </w:divBdr>
                    </w:div>
                    <w:div w:id="886375126">
                      <w:marLeft w:val="0"/>
                      <w:marRight w:val="0"/>
                      <w:marTop w:val="0"/>
                      <w:marBottom w:val="0"/>
                      <w:divBdr>
                        <w:top w:val="none" w:sz="0" w:space="0" w:color="auto"/>
                        <w:left w:val="none" w:sz="0" w:space="0" w:color="auto"/>
                        <w:bottom w:val="none" w:sz="0" w:space="0" w:color="auto"/>
                        <w:right w:val="none" w:sz="0" w:space="0" w:color="auto"/>
                      </w:divBdr>
                    </w:div>
                    <w:div w:id="1533229280">
                      <w:marLeft w:val="0"/>
                      <w:marRight w:val="0"/>
                      <w:marTop w:val="0"/>
                      <w:marBottom w:val="0"/>
                      <w:divBdr>
                        <w:top w:val="none" w:sz="0" w:space="0" w:color="auto"/>
                        <w:left w:val="none" w:sz="0" w:space="0" w:color="auto"/>
                        <w:bottom w:val="none" w:sz="0" w:space="0" w:color="auto"/>
                        <w:right w:val="none" w:sz="0" w:space="0" w:color="auto"/>
                      </w:divBdr>
                    </w:div>
                    <w:div w:id="1874878639">
                      <w:marLeft w:val="0"/>
                      <w:marRight w:val="0"/>
                      <w:marTop w:val="0"/>
                      <w:marBottom w:val="0"/>
                      <w:divBdr>
                        <w:top w:val="none" w:sz="0" w:space="0" w:color="auto"/>
                        <w:left w:val="none" w:sz="0" w:space="0" w:color="auto"/>
                        <w:bottom w:val="none" w:sz="0" w:space="0" w:color="auto"/>
                        <w:right w:val="none" w:sz="0" w:space="0" w:color="auto"/>
                      </w:divBdr>
                    </w:div>
                    <w:div w:id="1915237928">
                      <w:marLeft w:val="0"/>
                      <w:marRight w:val="0"/>
                      <w:marTop w:val="0"/>
                      <w:marBottom w:val="0"/>
                      <w:divBdr>
                        <w:top w:val="none" w:sz="0" w:space="0" w:color="auto"/>
                        <w:left w:val="none" w:sz="0" w:space="0" w:color="auto"/>
                        <w:bottom w:val="none" w:sz="0" w:space="0" w:color="auto"/>
                        <w:right w:val="none" w:sz="0" w:space="0" w:color="auto"/>
                      </w:divBdr>
                    </w:div>
                    <w:div w:id="11707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3922">
          <w:marLeft w:val="0"/>
          <w:marRight w:val="0"/>
          <w:marTop w:val="0"/>
          <w:marBottom w:val="0"/>
          <w:divBdr>
            <w:top w:val="none" w:sz="0" w:space="0" w:color="auto"/>
            <w:left w:val="none" w:sz="0" w:space="0" w:color="auto"/>
            <w:bottom w:val="none" w:sz="0" w:space="0" w:color="auto"/>
            <w:right w:val="none" w:sz="0" w:space="0" w:color="auto"/>
          </w:divBdr>
          <w:divsChild>
            <w:div w:id="1355382119">
              <w:marLeft w:val="0"/>
              <w:marRight w:val="0"/>
              <w:marTop w:val="0"/>
              <w:marBottom w:val="0"/>
              <w:divBdr>
                <w:top w:val="none" w:sz="0" w:space="0" w:color="auto"/>
                <w:left w:val="none" w:sz="0" w:space="0" w:color="auto"/>
                <w:bottom w:val="none" w:sz="0" w:space="0" w:color="auto"/>
                <w:right w:val="none" w:sz="0" w:space="0" w:color="auto"/>
              </w:divBdr>
              <w:divsChild>
                <w:div w:id="1952545916">
                  <w:marLeft w:val="0"/>
                  <w:marRight w:val="0"/>
                  <w:marTop w:val="0"/>
                  <w:marBottom w:val="0"/>
                  <w:divBdr>
                    <w:top w:val="none" w:sz="0" w:space="0" w:color="auto"/>
                    <w:left w:val="none" w:sz="0" w:space="0" w:color="auto"/>
                    <w:bottom w:val="none" w:sz="0" w:space="0" w:color="auto"/>
                    <w:right w:val="none" w:sz="0" w:space="0" w:color="auto"/>
                  </w:divBdr>
                </w:div>
                <w:div w:id="1000499519">
                  <w:marLeft w:val="0"/>
                  <w:marRight w:val="0"/>
                  <w:marTop w:val="0"/>
                  <w:marBottom w:val="0"/>
                  <w:divBdr>
                    <w:top w:val="none" w:sz="0" w:space="0" w:color="auto"/>
                    <w:left w:val="none" w:sz="0" w:space="0" w:color="auto"/>
                    <w:bottom w:val="none" w:sz="0" w:space="0" w:color="auto"/>
                    <w:right w:val="none" w:sz="0" w:space="0" w:color="auto"/>
                  </w:divBdr>
                </w:div>
                <w:div w:id="924875730">
                  <w:marLeft w:val="0"/>
                  <w:marRight w:val="0"/>
                  <w:marTop w:val="0"/>
                  <w:marBottom w:val="0"/>
                  <w:divBdr>
                    <w:top w:val="none" w:sz="0" w:space="0" w:color="auto"/>
                    <w:left w:val="none" w:sz="0" w:space="0" w:color="auto"/>
                    <w:bottom w:val="none" w:sz="0" w:space="0" w:color="auto"/>
                    <w:right w:val="none" w:sz="0" w:space="0" w:color="auto"/>
                  </w:divBdr>
                </w:div>
                <w:div w:id="1650287014">
                  <w:marLeft w:val="0"/>
                  <w:marRight w:val="0"/>
                  <w:marTop w:val="0"/>
                  <w:marBottom w:val="0"/>
                  <w:divBdr>
                    <w:top w:val="none" w:sz="0" w:space="0" w:color="auto"/>
                    <w:left w:val="none" w:sz="0" w:space="0" w:color="auto"/>
                    <w:bottom w:val="none" w:sz="0" w:space="0" w:color="auto"/>
                    <w:right w:val="none" w:sz="0" w:space="0" w:color="auto"/>
                  </w:divBdr>
                </w:div>
                <w:div w:id="11339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1579">
          <w:marLeft w:val="0"/>
          <w:marRight w:val="0"/>
          <w:marTop w:val="0"/>
          <w:marBottom w:val="0"/>
          <w:divBdr>
            <w:top w:val="none" w:sz="0" w:space="0" w:color="auto"/>
            <w:left w:val="none" w:sz="0" w:space="0" w:color="auto"/>
            <w:bottom w:val="none" w:sz="0" w:space="0" w:color="auto"/>
            <w:right w:val="none" w:sz="0" w:space="0" w:color="auto"/>
          </w:divBdr>
          <w:divsChild>
            <w:div w:id="17920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www.ruanyifeng.com/blog/2017/02/fp-tutorial.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book.douban.com/subject/26883736/"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30</Pages>
  <Words>2657</Words>
  <Characters>15147</Characters>
  <Application>Microsoft Office Word</Application>
  <DocSecurity>0</DocSecurity>
  <Lines>126</Lines>
  <Paragraphs>35</Paragraphs>
  <ScaleCrop>false</ScaleCrop>
  <Company/>
  <LinksUpToDate>false</LinksUpToDate>
  <CharactersWithSpaces>17769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Kiritoki Akitsuki</dc:creator>
  <cp:keywords/>
  <dc:description/>
  <cp:lastModifiedBy>Kiritoki Akitsuki</cp:lastModifiedBy>
  <cp:revision>4</cp:revision>
  <cp:lastPrinted>2017-11-11T10:46:00Z</cp:lastPrinted>
  <dcterms:created xsi:type="dcterms:W3CDTF">2017-11-11T10:30:00Z</dcterms:created>
  <dcterms:modified xsi:type="dcterms:W3CDTF">2017-11-11T10:48:00Z</dcterms:modified>
</cp:coreProperties>
</file>